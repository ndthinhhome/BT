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4A83D2" w14:textId="6E80884B" w:rsidR="00843413" w:rsidRPr="00ED745D" w:rsidRDefault="00C16922" w:rsidP="00803A78">
      <w:pPr>
        <w:widowControl/>
        <w:spacing w:before="0"/>
        <w:ind w:left="0"/>
        <w:jc w:val="center"/>
        <w:rPr>
          <w:snapToGrid/>
          <w:sz w:val="26"/>
          <w:szCs w:val="26"/>
          <w:lang w:val="en-AU"/>
        </w:rPr>
      </w:pPr>
      <w:r>
        <w:rPr>
          <w:noProof/>
          <w:snapToGrid/>
          <w:sz w:val="26"/>
          <w:szCs w:val="26"/>
        </w:rPr>
        <w:drawing>
          <wp:inline distT="0" distB="0" distL="0" distR="0" wp14:anchorId="7B5750AF" wp14:editId="18ABEF9B">
            <wp:extent cx="1729154" cy="75048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LTEK.png"/>
                    <pic:cNvPicPr/>
                  </pic:nvPicPr>
                  <pic:blipFill>
                    <a:blip r:embed="rId8">
                      <a:extLst>
                        <a:ext uri="{28A0092B-C50C-407E-A947-70E740481C1C}">
                          <a14:useLocalDpi xmlns:a14="http://schemas.microsoft.com/office/drawing/2010/main" val="0"/>
                        </a:ext>
                      </a:extLst>
                    </a:blip>
                    <a:stretch>
                      <a:fillRect/>
                    </a:stretch>
                  </pic:blipFill>
                  <pic:spPr>
                    <a:xfrm>
                      <a:off x="0" y="0"/>
                      <a:ext cx="1801764" cy="781997"/>
                    </a:xfrm>
                    <a:prstGeom prst="rect">
                      <a:avLst/>
                    </a:prstGeom>
                  </pic:spPr>
                </pic:pic>
              </a:graphicData>
            </a:graphic>
          </wp:inline>
        </w:drawing>
      </w:r>
    </w:p>
    <w:p w14:paraId="6DAFDB57" w14:textId="7B85821A" w:rsidR="006008D2" w:rsidRPr="00AD1F72" w:rsidRDefault="00C16922" w:rsidP="00803A78">
      <w:pPr>
        <w:keepNext/>
        <w:spacing w:before="60" w:after="60"/>
        <w:ind w:left="0"/>
        <w:jc w:val="center"/>
        <w:rPr>
          <w:b/>
          <w:sz w:val="30"/>
          <w:szCs w:val="30"/>
        </w:rPr>
      </w:pPr>
      <w:r>
        <w:rPr>
          <w:b/>
          <w:sz w:val="30"/>
          <w:szCs w:val="30"/>
        </w:rPr>
        <w:t xml:space="preserve">ALTEK COMPANY </w:t>
      </w:r>
      <w:r w:rsidR="006C557D" w:rsidRPr="00AD1F72">
        <w:rPr>
          <w:b/>
          <w:sz w:val="30"/>
          <w:szCs w:val="30"/>
        </w:rPr>
        <w:t>PTE. LTD</w:t>
      </w:r>
    </w:p>
    <w:p w14:paraId="0E7E8BEC" w14:textId="0E9DC95A" w:rsidR="000C49E9" w:rsidRPr="00AD1F72" w:rsidRDefault="005A23A7" w:rsidP="00803A78">
      <w:pPr>
        <w:keepNext/>
        <w:spacing w:before="60" w:after="60"/>
        <w:ind w:left="0"/>
        <w:jc w:val="center"/>
        <w:rPr>
          <w:b/>
          <w:sz w:val="30"/>
          <w:szCs w:val="30"/>
        </w:rPr>
      </w:pPr>
      <w:r>
        <w:rPr>
          <w:b/>
          <w:sz w:val="30"/>
          <w:szCs w:val="30"/>
        </w:rPr>
        <w:t>HRM</w:t>
      </w:r>
      <w:r w:rsidR="00C16922">
        <w:rPr>
          <w:b/>
          <w:sz w:val="30"/>
          <w:szCs w:val="30"/>
        </w:rPr>
        <w:t xml:space="preserve"> </w:t>
      </w:r>
      <w:r w:rsidR="00C908B9" w:rsidRPr="00AD1F72">
        <w:rPr>
          <w:b/>
          <w:sz w:val="30"/>
          <w:szCs w:val="30"/>
        </w:rPr>
        <w:t>SOLUTION</w:t>
      </w:r>
      <w:r w:rsidR="006C557D" w:rsidRPr="00AD1F72">
        <w:rPr>
          <w:b/>
          <w:sz w:val="30"/>
          <w:szCs w:val="30"/>
        </w:rPr>
        <w:t xml:space="preserve"> PLC</w:t>
      </w:r>
    </w:p>
    <w:p w14:paraId="27CAA531" w14:textId="77777777" w:rsidR="0037111F" w:rsidRPr="00ED745D" w:rsidRDefault="0037111F" w:rsidP="00C851B9">
      <w:pPr>
        <w:ind w:left="0"/>
        <w:jc w:val="both"/>
        <w:rPr>
          <w:sz w:val="26"/>
          <w:szCs w:val="26"/>
        </w:rPr>
      </w:pPr>
    </w:p>
    <w:p w14:paraId="24301514" w14:textId="77777777" w:rsidR="0037111F" w:rsidRPr="00ED745D" w:rsidRDefault="0037111F" w:rsidP="00C851B9">
      <w:pPr>
        <w:pStyle w:val="NormalTB"/>
        <w:jc w:val="both"/>
        <w:rPr>
          <w:rFonts w:ascii="Times New Roman" w:hAnsi="Times New Roman"/>
          <w:sz w:val="26"/>
          <w:szCs w:val="26"/>
        </w:rPr>
      </w:pPr>
    </w:p>
    <w:p w14:paraId="63A576A8" w14:textId="77777777" w:rsidR="0037111F" w:rsidRPr="00ED745D" w:rsidRDefault="0037111F" w:rsidP="00C851B9">
      <w:pPr>
        <w:ind w:left="0"/>
        <w:jc w:val="both"/>
        <w:rPr>
          <w:sz w:val="26"/>
          <w:szCs w:val="26"/>
        </w:rPr>
      </w:pPr>
    </w:p>
    <w:p w14:paraId="3FBCF43A" w14:textId="77777777" w:rsidR="006C557D" w:rsidRPr="00ED745D" w:rsidRDefault="006C557D" w:rsidP="00C851B9">
      <w:pPr>
        <w:tabs>
          <w:tab w:val="left" w:pos="6698"/>
        </w:tabs>
        <w:ind w:left="0"/>
        <w:jc w:val="both"/>
        <w:rPr>
          <w:sz w:val="26"/>
          <w:szCs w:val="26"/>
        </w:rPr>
      </w:pPr>
    </w:p>
    <w:p w14:paraId="76FF6391" w14:textId="77777777" w:rsidR="006C557D" w:rsidRPr="00ED745D" w:rsidRDefault="006C557D" w:rsidP="00C851B9">
      <w:pPr>
        <w:tabs>
          <w:tab w:val="left" w:pos="6698"/>
        </w:tabs>
        <w:ind w:left="0"/>
        <w:jc w:val="both"/>
        <w:rPr>
          <w:sz w:val="26"/>
          <w:szCs w:val="26"/>
        </w:rPr>
      </w:pPr>
    </w:p>
    <w:p w14:paraId="5DC5F56E" w14:textId="35B189C7" w:rsidR="0037111F" w:rsidRPr="00ED745D" w:rsidRDefault="00B601C6" w:rsidP="00C851B9">
      <w:pPr>
        <w:tabs>
          <w:tab w:val="left" w:pos="6698"/>
        </w:tabs>
        <w:ind w:left="0"/>
        <w:jc w:val="both"/>
        <w:rPr>
          <w:sz w:val="26"/>
          <w:szCs w:val="26"/>
        </w:rPr>
      </w:pPr>
      <w:r w:rsidRPr="00ED745D">
        <w:rPr>
          <w:sz w:val="26"/>
          <w:szCs w:val="26"/>
        </w:rPr>
        <w:tab/>
      </w:r>
    </w:p>
    <w:p w14:paraId="0E65541B" w14:textId="7D42BDE3" w:rsidR="0037111F" w:rsidRPr="00AD1F72" w:rsidRDefault="0037111F" w:rsidP="00803A78">
      <w:pPr>
        <w:spacing w:after="120" w:line="312" w:lineRule="auto"/>
        <w:ind w:left="0"/>
        <w:jc w:val="center"/>
        <w:rPr>
          <w:b/>
          <w:sz w:val="30"/>
          <w:szCs w:val="30"/>
        </w:rPr>
      </w:pPr>
      <w:r w:rsidRPr="00AD1F72">
        <w:rPr>
          <w:b/>
          <w:sz w:val="30"/>
          <w:szCs w:val="30"/>
        </w:rPr>
        <w:t>&lt;</w:t>
      </w:r>
      <w:r w:rsidR="00C908B9" w:rsidRPr="00AD1F72">
        <w:rPr>
          <w:b/>
          <w:sz w:val="30"/>
          <w:szCs w:val="30"/>
        </w:rPr>
        <w:t>PROJECT NAME</w:t>
      </w:r>
      <w:r w:rsidRPr="00AD1F72">
        <w:rPr>
          <w:b/>
          <w:sz w:val="30"/>
          <w:szCs w:val="30"/>
        </w:rPr>
        <w:t>&gt;</w:t>
      </w:r>
    </w:p>
    <w:p w14:paraId="368728C5" w14:textId="3B768AD5" w:rsidR="0037111F" w:rsidRPr="00AD1F72" w:rsidRDefault="005A23A7" w:rsidP="00803A78">
      <w:pPr>
        <w:spacing w:before="60" w:after="60"/>
        <w:ind w:left="0"/>
        <w:jc w:val="center"/>
        <w:outlineLvl w:val="0"/>
        <w:rPr>
          <w:b/>
          <w:bCs/>
          <w:sz w:val="30"/>
          <w:szCs w:val="30"/>
        </w:rPr>
      </w:pPr>
      <w:bookmarkStart w:id="0" w:name="_Toc109314428"/>
      <w:r>
        <w:rPr>
          <w:b/>
          <w:bCs/>
          <w:sz w:val="30"/>
          <w:szCs w:val="30"/>
        </w:rPr>
        <w:t>HUMAN RESOURCE MANAGEMENT – SUB MODULE 4: HRM BUSINESS</w:t>
      </w:r>
      <w:bookmarkEnd w:id="0"/>
    </w:p>
    <w:p w14:paraId="7A33CE4D" w14:textId="77777777" w:rsidR="00354CF2" w:rsidRPr="00ED745D" w:rsidRDefault="00354CF2" w:rsidP="00803A78">
      <w:pPr>
        <w:ind w:left="1440"/>
        <w:jc w:val="center"/>
        <w:rPr>
          <w:b/>
          <w:sz w:val="26"/>
          <w:szCs w:val="26"/>
        </w:rPr>
      </w:pPr>
    </w:p>
    <w:p w14:paraId="307E5DC7" w14:textId="77777777" w:rsidR="002E6929" w:rsidRPr="00ED745D" w:rsidRDefault="002E6929" w:rsidP="00803A78">
      <w:pPr>
        <w:ind w:left="1440"/>
        <w:jc w:val="center"/>
        <w:rPr>
          <w:b/>
          <w:sz w:val="26"/>
          <w:szCs w:val="26"/>
        </w:rPr>
      </w:pPr>
    </w:p>
    <w:p w14:paraId="7AE0743B" w14:textId="3AF57390" w:rsidR="002E6929" w:rsidRDefault="002E6929" w:rsidP="00803A78">
      <w:pPr>
        <w:ind w:left="1440"/>
        <w:jc w:val="center"/>
        <w:rPr>
          <w:b/>
          <w:sz w:val="26"/>
          <w:szCs w:val="26"/>
        </w:rPr>
      </w:pPr>
    </w:p>
    <w:p w14:paraId="755F2976" w14:textId="77777777" w:rsidR="00AD1F72" w:rsidRPr="00ED745D" w:rsidRDefault="00AD1F72" w:rsidP="00803A78">
      <w:pPr>
        <w:ind w:left="1440"/>
        <w:jc w:val="center"/>
        <w:rPr>
          <w:b/>
          <w:sz w:val="26"/>
          <w:szCs w:val="26"/>
        </w:rPr>
      </w:pPr>
    </w:p>
    <w:p w14:paraId="05E06D24" w14:textId="77777777" w:rsidR="006C557D" w:rsidRPr="00ED745D" w:rsidRDefault="006C557D" w:rsidP="00803A78">
      <w:pPr>
        <w:ind w:left="1440"/>
        <w:jc w:val="center"/>
        <w:rPr>
          <w:b/>
          <w:sz w:val="26"/>
          <w:szCs w:val="26"/>
        </w:rPr>
      </w:pPr>
    </w:p>
    <w:p w14:paraId="0FD7EC94" w14:textId="0E8B858C" w:rsidR="00354CF2" w:rsidRPr="00ED745D" w:rsidRDefault="00C908B9" w:rsidP="00803A78">
      <w:pPr>
        <w:widowControl/>
        <w:spacing w:before="0"/>
        <w:ind w:left="0"/>
        <w:jc w:val="center"/>
        <w:rPr>
          <w:b/>
          <w:snapToGrid/>
          <w:sz w:val="26"/>
          <w:szCs w:val="26"/>
          <w:lang w:val="en-AU"/>
        </w:rPr>
      </w:pPr>
      <w:r w:rsidRPr="00ED745D">
        <w:rPr>
          <w:b/>
          <w:snapToGrid/>
          <w:sz w:val="26"/>
          <w:szCs w:val="26"/>
          <w:lang w:val="en-AU"/>
        </w:rPr>
        <w:t>Project Code</w:t>
      </w:r>
      <w:r w:rsidR="00354CF2" w:rsidRPr="00ED745D">
        <w:rPr>
          <w:b/>
          <w:snapToGrid/>
          <w:sz w:val="26"/>
          <w:szCs w:val="26"/>
          <w:lang w:val="en-AU"/>
        </w:rPr>
        <w:t xml:space="preserve">:  </w:t>
      </w:r>
      <w:r w:rsidR="005A23A7">
        <w:rPr>
          <w:b/>
          <w:snapToGrid/>
          <w:sz w:val="26"/>
          <w:szCs w:val="26"/>
          <w:lang w:val="en-AU"/>
        </w:rPr>
        <w:t>HRM-SM4</w:t>
      </w:r>
    </w:p>
    <w:p w14:paraId="699BA807" w14:textId="2ACF1F2D" w:rsidR="00354CF2" w:rsidRPr="00ED745D" w:rsidRDefault="00C908B9" w:rsidP="00803A78">
      <w:pPr>
        <w:widowControl/>
        <w:spacing w:before="0"/>
        <w:ind w:left="0"/>
        <w:jc w:val="center"/>
        <w:rPr>
          <w:b/>
          <w:snapToGrid/>
          <w:sz w:val="26"/>
          <w:szCs w:val="26"/>
          <w:lang w:val="en-AU"/>
        </w:rPr>
      </w:pPr>
      <w:r w:rsidRPr="00ED745D">
        <w:rPr>
          <w:b/>
          <w:snapToGrid/>
          <w:sz w:val="26"/>
          <w:szCs w:val="26"/>
          <w:lang w:val="en-AU"/>
        </w:rPr>
        <w:t>Document Number</w:t>
      </w:r>
      <w:r w:rsidR="00354CF2" w:rsidRPr="00ED745D">
        <w:rPr>
          <w:b/>
          <w:snapToGrid/>
          <w:sz w:val="26"/>
          <w:szCs w:val="26"/>
          <w:lang w:val="en-AU"/>
        </w:rPr>
        <w:t xml:space="preserve">: </w:t>
      </w:r>
      <w:r w:rsidR="00730B11">
        <w:rPr>
          <w:b/>
          <w:snapToGrid/>
          <w:sz w:val="26"/>
          <w:szCs w:val="26"/>
          <w:lang w:val="en-AU"/>
        </w:rPr>
        <w:t>v0.1.1</w:t>
      </w:r>
      <w:bookmarkStart w:id="1" w:name="_GoBack"/>
      <w:bookmarkEnd w:id="1"/>
    </w:p>
    <w:p w14:paraId="138A1293" w14:textId="77777777" w:rsidR="0037111F" w:rsidRPr="00ED745D" w:rsidRDefault="0037111F" w:rsidP="00C851B9">
      <w:pPr>
        <w:ind w:left="0"/>
        <w:jc w:val="both"/>
        <w:rPr>
          <w:b/>
          <w:sz w:val="26"/>
          <w:szCs w:val="26"/>
        </w:rPr>
      </w:pPr>
    </w:p>
    <w:p w14:paraId="32F758CF" w14:textId="77777777" w:rsidR="0037111F" w:rsidRPr="00ED745D" w:rsidRDefault="0037111F" w:rsidP="00C851B9">
      <w:pPr>
        <w:ind w:left="0"/>
        <w:jc w:val="both"/>
        <w:rPr>
          <w:b/>
          <w:sz w:val="26"/>
          <w:szCs w:val="26"/>
        </w:rPr>
      </w:pPr>
    </w:p>
    <w:p w14:paraId="5616DB02" w14:textId="77777777" w:rsidR="0037111F" w:rsidRPr="00ED745D" w:rsidRDefault="0037111F" w:rsidP="00C851B9">
      <w:pPr>
        <w:ind w:left="0"/>
        <w:jc w:val="both"/>
        <w:rPr>
          <w:b/>
          <w:sz w:val="26"/>
          <w:szCs w:val="26"/>
        </w:rPr>
      </w:pPr>
    </w:p>
    <w:p w14:paraId="5CCA2808" w14:textId="0AC59A07" w:rsidR="006C557D" w:rsidRPr="00ED745D" w:rsidRDefault="006C557D" w:rsidP="00C851B9">
      <w:pPr>
        <w:widowControl/>
        <w:spacing w:before="0"/>
        <w:ind w:left="0"/>
        <w:jc w:val="both"/>
        <w:rPr>
          <w:b/>
          <w:snapToGrid/>
          <w:sz w:val="26"/>
          <w:szCs w:val="26"/>
          <w:lang w:val="en-AU"/>
        </w:rPr>
      </w:pPr>
    </w:p>
    <w:p w14:paraId="59B2C054" w14:textId="77777777" w:rsidR="003314B8" w:rsidRPr="00ED745D" w:rsidRDefault="003314B8" w:rsidP="00C851B9">
      <w:pPr>
        <w:widowControl/>
        <w:spacing w:before="0"/>
        <w:ind w:left="0"/>
        <w:jc w:val="both"/>
        <w:rPr>
          <w:b/>
          <w:snapToGrid/>
          <w:sz w:val="26"/>
          <w:szCs w:val="26"/>
          <w:lang w:val="en-AU"/>
        </w:rPr>
      </w:pPr>
    </w:p>
    <w:p w14:paraId="757F9C6E" w14:textId="18C55AA5" w:rsidR="006C557D" w:rsidRPr="00ED745D" w:rsidRDefault="006C557D" w:rsidP="00803A78">
      <w:pPr>
        <w:widowControl/>
        <w:spacing w:before="0"/>
        <w:ind w:left="0"/>
        <w:jc w:val="center"/>
        <w:rPr>
          <w:b/>
          <w:snapToGrid/>
          <w:sz w:val="26"/>
          <w:szCs w:val="26"/>
          <w:lang w:val="en-AU"/>
        </w:rPr>
      </w:pPr>
    </w:p>
    <w:p w14:paraId="7B0418D3" w14:textId="13DE1419" w:rsidR="006C557D" w:rsidRPr="00ED745D" w:rsidRDefault="00BA331E" w:rsidP="00803A78">
      <w:pPr>
        <w:widowControl/>
        <w:spacing w:before="0"/>
        <w:ind w:left="0"/>
        <w:jc w:val="center"/>
        <w:rPr>
          <w:color w:val="0000FF"/>
          <w:sz w:val="26"/>
          <w:szCs w:val="26"/>
        </w:rPr>
      </w:pPr>
      <w:r w:rsidRPr="00ED745D">
        <w:rPr>
          <w:b/>
          <w:snapToGrid/>
          <w:sz w:val="26"/>
          <w:szCs w:val="26"/>
          <w:lang w:val="en-AU"/>
        </w:rPr>
        <w:t>&lt;</w:t>
      </w:r>
      <w:r w:rsidR="00C16922">
        <w:rPr>
          <w:b/>
          <w:snapToGrid/>
          <w:sz w:val="26"/>
          <w:szCs w:val="26"/>
          <w:lang w:val="en-AU"/>
        </w:rPr>
        <w:t>Ho Chi Minh</w:t>
      </w:r>
      <w:r w:rsidRPr="00ED745D">
        <w:rPr>
          <w:b/>
          <w:snapToGrid/>
          <w:sz w:val="26"/>
          <w:szCs w:val="26"/>
          <w:lang w:val="en-AU"/>
        </w:rPr>
        <w:t xml:space="preserve">, </w:t>
      </w:r>
      <w:r w:rsidR="00C16922">
        <w:rPr>
          <w:b/>
          <w:snapToGrid/>
          <w:sz w:val="26"/>
          <w:szCs w:val="26"/>
          <w:lang w:val="en-AU"/>
        </w:rPr>
        <w:t>06/2022</w:t>
      </w:r>
      <w:r w:rsidRPr="00ED745D">
        <w:rPr>
          <w:b/>
          <w:snapToGrid/>
          <w:sz w:val="26"/>
          <w:szCs w:val="26"/>
          <w:lang w:val="en-AU"/>
        </w:rPr>
        <w:t>&gt;</w:t>
      </w:r>
      <w:r w:rsidR="0037111F" w:rsidRPr="00ED745D">
        <w:rPr>
          <w:b/>
          <w:sz w:val="26"/>
          <w:szCs w:val="26"/>
        </w:rPr>
        <w:br w:type="page"/>
      </w:r>
    </w:p>
    <w:tbl>
      <w:tblPr>
        <w:tblpPr w:leftFromText="180" w:rightFromText="180" w:vertAnchor="text" w:horzAnchor="margin" w:tblpY="-4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893"/>
        <w:gridCol w:w="7680"/>
      </w:tblGrid>
      <w:tr w:rsidR="006C557D" w:rsidRPr="00ED745D" w14:paraId="7B1A7DE9" w14:textId="77777777" w:rsidTr="008316D9">
        <w:trPr>
          <w:trHeight w:hRule="exact" w:val="991"/>
        </w:trPr>
        <w:tc>
          <w:tcPr>
            <w:tcW w:w="1893" w:type="dxa"/>
          </w:tcPr>
          <w:p w14:paraId="673944CB" w14:textId="1D9CF55B" w:rsidR="006C557D" w:rsidRPr="00ED745D" w:rsidRDefault="008316D9" w:rsidP="00C851B9">
            <w:pPr>
              <w:tabs>
                <w:tab w:val="left" w:pos="720"/>
                <w:tab w:val="left" w:pos="1440"/>
                <w:tab w:val="left" w:leader="dot" w:pos="4320"/>
                <w:tab w:val="right" w:leader="dot" w:pos="8640"/>
              </w:tabs>
              <w:spacing w:line="276" w:lineRule="auto"/>
              <w:ind w:left="-90" w:firstLine="90"/>
              <w:jc w:val="both"/>
              <w:rPr>
                <w:sz w:val="26"/>
                <w:szCs w:val="26"/>
              </w:rPr>
            </w:pPr>
            <w:r>
              <w:rPr>
                <w:noProof/>
                <w:snapToGrid/>
                <w:sz w:val="26"/>
                <w:szCs w:val="26"/>
              </w:rPr>
              <w:lastRenderedPageBreak/>
              <w:drawing>
                <wp:inline distT="0" distB="0" distL="0" distR="0" wp14:anchorId="297D5DAE" wp14:editId="4FC727FB">
                  <wp:extent cx="1064895" cy="4622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ALTE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4895" cy="462280"/>
                          </a:xfrm>
                          <a:prstGeom prst="rect">
                            <a:avLst/>
                          </a:prstGeom>
                        </pic:spPr>
                      </pic:pic>
                    </a:graphicData>
                  </a:graphic>
                </wp:inline>
              </w:drawing>
            </w:r>
          </w:p>
        </w:tc>
        <w:tc>
          <w:tcPr>
            <w:tcW w:w="7680" w:type="dxa"/>
            <w:vAlign w:val="center"/>
          </w:tcPr>
          <w:p w14:paraId="1B11208D" w14:textId="77777777" w:rsidR="006C557D" w:rsidRPr="00ED745D" w:rsidRDefault="006C557D" w:rsidP="00C851B9">
            <w:pPr>
              <w:pStyle w:val="BodyText2"/>
              <w:spacing w:line="276" w:lineRule="auto"/>
              <w:ind w:left="-91" w:firstLine="91"/>
              <w:jc w:val="both"/>
              <w:outlineLvl w:val="0"/>
              <w:rPr>
                <w:sz w:val="26"/>
                <w:szCs w:val="26"/>
              </w:rPr>
            </w:pPr>
            <w:bookmarkStart w:id="2" w:name="_Toc109314429"/>
            <w:r w:rsidRPr="00ED745D">
              <w:rPr>
                <w:b/>
                <w:sz w:val="26"/>
                <w:szCs w:val="26"/>
              </w:rPr>
              <w:t>SYSTEM REQUIREMENT SPECIFICATION</w:t>
            </w:r>
            <w:bookmarkEnd w:id="2"/>
          </w:p>
        </w:tc>
      </w:tr>
    </w:tbl>
    <w:p w14:paraId="425D58CB" w14:textId="77777777" w:rsidR="006C557D" w:rsidRPr="00ED745D" w:rsidRDefault="006C557D" w:rsidP="00C851B9">
      <w:pPr>
        <w:pStyle w:val="Header"/>
        <w:tabs>
          <w:tab w:val="left" w:pos="720"/>
          <w:tab w:val="left" w:pos="1440"/>
          <w:tab w:val="left" w:leader="dot" w:pos="4320"/>
          <w:tab w:val="right" w:leader="dot" w:pos="8640"/>
          <w:tab w:val="left" w:leader="dot" w:pos="9072"/>
        </w:tabs>
        <w:spacing w:line="276" w:lineRule="auto"/>
        <w:ind w:left="-90" w:firstLine="90"/>
        <w:jc w:val="both"/>
        <w:rPr>
          <w:b/>
          <w:sz w:val="26"/>
          <w:szCs w:val="26"/>
        </w:rPr>
      </w:pPr>
      <w:r w:rsidRPr="00ED745D">
        <w:rPr>
          <w:b/>
          <w:sz w:val="26"/>
          <w:szCs w:val="26"/>
        </w:rPr>
        <w:t>REQUIREMENT INFORMATION:</w:t>
      </w:r>
    </w:p>
    <w:p w14:paraId="1224350C" w14:textId="77777777" w:rsidR="006C557D" w:rsidRPr="00ED745D" w:rsidRDefault="006C557D" w:rsidP="00C851B9">
      <w:pPr>
        <w:pStyle w:val="Header"/>
        <w:tabs>
          <w:tab w:val="left" w:pos="720"/>
          <w:tab w:val="left" w:pos="1440"/>
          <w:tab w:val="right" w:leader="dot" w:pos="8640"/>
          <w:tab w:val="left" w:leader="dot" w:pos="9072"/>
        </w:tabs>
        <w:spacing w:line="276" w:lineRule="auto"/>
        <w:ind w:left="-90" w:firstLine="90"/>
        <w:jc w:val="both"/>
        <w:rPr>
          <w:sz w:val="26"/>
          <w:szCs w:val="26"/>
        </w:rPr>
      </w:pPr>
      <w:r w:rsidRPr="00ED745D">
        <w:rPr>
          <w:sz w:val="26"/>
          <w:szCs w:val="26"/>
        </w:rPr>
        <w:t xml:space="preserve">Requestor: ……………………                         </w:t>
      </w:r>
      <w:proofErr w:type="spellStart"/>
      <w:r w:rsidRPr="00ED745D">
        <w:rPr>
          <w:sz w:val="26"/>
          <w:szCs w:val="26"/>
        </w:rPr>
        <w:t>Deparment</w:t>
      </w:r>
      <w:proofErr w:type="spellEnd"/>
      <w:r w:rsidRPr="00ED745D">
        <w:rPr>
          <w:sz w:val="26"/>
          <w:szCs w:val="26"/>
        </w:rPr>
        <w:t xml:space="preserve">: Product Management </w:t>
      </w:r>
    </w:p>
    <w:p w14:paraId="1213C3E9" w14:textId="32A263D8" w:rsidR="006C557D" w:rsidRPr="00ED745D" w:rsidRDefault="006C557D" w:rsidP="00C851B9">
      <w:pPr>
        <w:pStyle w:val="Header"/>
        <w:tabs>
          <w:tab w:val="left" w:pos="720"/>
          <w:tab w:val="left" w:pos="1440"/>
          <w:tab w:val="center" w:pos="4678"/>
        </w:tabs>
        <w:spacing w:line="276" w:lineRule="auto"/>
        <w:ind w:left="-90" w:firstLine="90"/>
        <w:jc w:val="both"/>
        <w:rPr>
          <w:sz w:val="26"/>
          <w:szCs w:val="26"/>
        </w:rPr>
      </w:pPr>
      <w:r w:rsidRPr="00ED745D">
        <w:rPr>
          <w:sz w:val="26"/>
          <w:szCs w:val="26"/>
        </w:rPr>
        <w:t>Mobile, fax: ……………………</w:t>
      </w:r>
      <w:r w:rsidRPr="00ED745D">
        <w:rPr>
          <w:sz w:val="26"/>
          <w:szCs w:val="26"/>
        </w:rPr>
        <w:tab/>
        <w:t xml:space="preserve">  </w:t>
      </w:r>
      <w:r w:rsidR="006742E7" w:rsidRPr="00ED745D">
        <w:rPr>
          <w:sz w:val="26"/>
          <w:szCs w:val="26"/>
        </w:rPr>
        <w:t xml:space="preserve">                     E</w:t>
      </w:r>
      <w:r w:rsidRPr="00ED745D">
        <w:rPr>
          <w:sz w:val="26"/>
          <w:szCs w:val="26"/>
        </w:rPr>
        <w:t>mail: ………………………………</w:t>
      </w:r>
    </w:p>
    <w:p w14:paraId="1B4F7E1D" w14:textId="61BD2314" w:rsidR="006C557D" w:rsidRPr="00ED745D" w:rsidRDefault="006C557D" w:rsidP="00C851B9">
      <w:pPr>
        <w:pStyle w:val="Header"/>
        <w:tabs>
          <w:tab w:val="left" w:pos="720"/>
          <w:tab w:val="left" w:pos="1440"/>
          <w:tab w:val="center" w:pos="4678"/>
        </w:tabs>
        <w:spacing w:line="276" w:lineRule="auto"/>
        <w:ind w:left="-90" w:firstLine="90"/>
        <w:jc w:val="both"/>
        <w:rPr>
          <w:sz w:val="26"/>
          <w:szCs w:val="26"/>
        </w:rPr>
      </w:pPr>
      <w:r w:rsidRPr="00ED745D">
        <w:rPr>
          <w:sz w:val="26"/>
          <w:szCs w:val="26"/>
        </w:rPr>
        <w:t>Start Time</w:t>
      </w:r>
      <w:proofErr w:type="gramStart"/>
      <w:r w:rsidRPr="00ED745D">
        <w:rPr>
          <w:sz w:val="26"/>
          <w:szCs w:val="26"/>
        </w:rPr>
        <w:t xml:space="preserve">: </w:t>
      </w:r>
      <w:r w:rsidRPr="00ED745D">
        <w:rPr>
          <w:sz w:val="26"/>
          <w:szCs w:val="26"/>
        </w:rPr>
        <w:tab/>
        <w:t>…………………..</w:t>
      </w:r>
      <w:proofErr w:type="gramEnd"/>
      <w:r w:rsidRPr="00ED745D">
        <w:rPr>
          <w:sz w:val="26"/>
          <w:szCs w:val="26"/>
        </w:rPr>
        <w:tab/>
      </w:r>
      <w:r w:rsidR="006742E7" w:rsidRPr="00ED745D">
        <w:rPr>
          <w:sz w:val="26"/>
          <w:szCs w:val="26"/>
        </w:rPr>
        <w:t>..</w:t>
      </w:r>
      <w:r w:rsidRPr="00ED745D">
        <w:rPr>
          <w:sz w:val="26"/>
          <w:szCs w:val="26"/>
        </w:rPr>
        <w:t xml:space="preserve">                      Finish Time Proposal: ………………</w:t>
      </w:r>
    </w:p>
    <w:p w14:paraId="53A5E86A" w14:textId="5295AB7B" w:rsidR="006C557D" w:rsidRPr="00ED745D" w:rsidRDefault="006C557D" w:rsidP="00C851B9">
      <w:pPr>
        <w:pStyle w:val="Header"/>
        <w:tabs>
          <w:tab w:val="left" w:pos="720"/>
          <w:tab w:val="left" w:pos="1440"/>
          <w:tab w:val="center" w:pos="4678"/>
        </w:tabs>
        <w:spacing w:line="276" w:lineRule="auto"/>
        <w:ind w:left="-90" w:firstLine="90"/>
        <w:jc w:val="both"/>
        <w:rPr>
          <w:sz w:val="26"/>
          <w:szCs w:val="26"/>
        </w:rPr>
      </w:pPr>
      <w:r w:rsidRPr="00ED745D">
        <w:rPr>
          <w:sz w:val="26"/>
          <w:szCs w:val="26"/>
        </w:rPr>
        <w:t xml:space="preserve">Type:         </w:t>
      </w:r>
      <w:r w:rsidRPr="00ED745D">
        <w:rPr>
          <w:sz w:val="26"/>
          <w:szCs w:val="26"/>
        </w:rPr>
        <w:sym w:font="Wingdings" w:char="F06F"/>
      </w:r>
      <w:r w:rsidRPr="00ED745D">
        <w:rPr>
          <w:sz w:val="26"/>
          <w:szCs w:val="26"/>
        </w:rPr>
        <w:t xml:space="preserve">    New             </w:t>
      </w:r>
      <w:r w:rsidRPr="00ED745D">
        <w:rPr>
          <w:sz w:val="26"/>
          <w:szCs w:val="26"/>
        </w:rPr>
        <w:tab/>
      </w:r>
      <w:r w:rsidR="00A150AF" w:rsidRPr="00ED745D">
        <w:rPr>
          <w:sz w:val="26"/>
          <w:szCs w:val="26"/>
        </w:rPr>
        <w:t xml:space="preserve">              </w:t>
      </w:r>
      <w:r w:rsidRPr="00ED745D">
        <w:rPr>
          <w:sz w:val="26"/>
          <w:szCs w:val="26"/>
        </w:rPr>
        <w:sym w:font="Wingdings" w:char="F06F"/>
      </w:r>
      <w:r w:rsidRPr="00ED745D">
        <w:rPr>
          <w:sz w:val="26"/>
          <w:szCs w:val="26"/>
        </w:rPr>
        <w:t xml:space="preserve">     Upgrade </w:t>
      </w:r>
    </w:p>
    <w:p w14:paraId="1ED20818" w14:textId="77777777" w:rsidR="006C557D" w:rsidRPr="00ED745D" w:rsidRDefault="006C557D" w:rsidP="00C851B9">
      <w:pPr>
        <w:ind w:left="-90" w:firstLine="90"/>
        <w:jc w:val="both"/>
        <w:rPr>
          <w:b/>
          <w:bCs/>
          <w:i/>
          <w:iCs/>
          <w:sz w:val="26"/>
          <w:szCs w:val="26"/>
        </w:rPr>
      </w:pPr>
      <w:r w:rsidRPr="00ED745D">
        <w:rPr>
          <w:sz w:val="26"/>
          <w:szCs w:val="26"/>
        </w:rPr>
        <w:t>Priority</w:t>
      </w:r>
      <w:r w:rsidRPr="00ED745D">
        <w:rPr>
          <w:sz w:val="26"/>
          <w:szCs w:val="26"/>
          <w:lang w:val="vi-VN"/>
        </w:rPr>
        <w:t xml:space="preserve">:    </w:t>
      </w:r>
      <w:r w:rsidRPr="00ED745D">
        <w:rPr>
          <w:sz w:val="26"/>
          <w:szCs w:val="26"/>
        </w:rPr>
        <w:sym w:font="Wingdings" w:char="F06F"/>
      </w:r>
      <w:r w:rsidRPr="00ED745D">
        <w:rPr>
          <w:sz w:val="26"/>
          <w:szCs w:val="26"/>
          <w:lang w:val="vi-VN"/>
        </w:rPr>
        <w:t xml:space="preserve">    </w:t>
      </w:r>
      <w:r w:rsidRPr="00ED745D">
        <w:rPr>
          <w:sz w:val="26"/>
          <w:szCs w:val="26"/>
        </w:rPr>
        <w:t>Urgent</w:t>
      </w:r>
      <w:r w:rsidRPr="00ED745D">
        <w:rPr>
          <w:sz w:val="26"/>
          <w:szCs w:val="26"/>
          <w:lang w:val="vi-VN"/>
        </w:rPr>
        <w:t xml:space="preserve">         </w:t>
      </w:r>
      <w:r w:rsidRPr="00ED745D">
        <w:rPr>
          <w:sz w:val="26"/>
          <w:szCs w:val="26"/>
        </w:rPr>
        <w:t xml:space="preserve"> </w:t>
      </w:r>
      <w:r w:rsidRPr="00ED745D">
        <w:rPr>
          <w:sz w:val="26"/>
          <w:szCs w:val="26"/>
          <w:lang w:val="vi-VN"/>
        </w:rPr>
        <w:t xml:space="preserve">   </w:t>
      </w:r>
      <w:r w:rsidRPr="00ED745D">
        <w:rPr>
          <w:sz w:val="26"/>
          <w:szCs w:val="26"/>
          <w:lang w:val="vi-VN"/>
        </w:rPr>
        <w:tab/>
      </w:r>
      <w:r w:rsidRPr="00ED745D">
        <w:rPr>
          <w:sz w:val="26"/>
          <w:szCs w:val="26"/>
        </w:rPr>
        <w:t xml:space="preserve">       </w:t>
      </w:r>
      <w:r w:rsidRPr="00ED745D">
        <w:rPr>
          <w:sz w:val="26"/>
          <w:szCs w:val="26"/>
        </w:rPr>
        <w:sym w:font="Wingdings" w:char="F06F"/>
      </w:r>
      <w:r w:rsidRPr="00ED745D">
        <w:rPr>
          <w:sz w:val="26"/>
          <w:szCs w:val="26"/>
          <w:lang w:val="vi-VN"/>
        </w:rPr>
        <w:t xml:space="preserve">     </w:t>
      </w:r>
      <w:r w:rsidRPr="00ED745D">
        <w:rPr>
          <w:sz w:val="26"/>
          <w:szCs w:val="26"/>
        </w:rPr>
        <w:t>Normal</w:t>
      </w:r>
    </w:p>
    <w:p w14:paraId="7A8D5589" w14:textId="77777777" w:rsidR="006C557D" w:rsidRPr="00ED745D" w:rsidRDefault="006C557D" w:rsidP="00C851B9">
      <w:pPr>
        <w:pStyle w:val="BodyText2"/>
        <w:widowControl/>
        <w:numPr>
          <w:ilvl w:val="2"/>
          <w:numId w:val="19"/>
        </w:numPr>
        <w:spacing w:before="0" w:line="276" w:lineRule="auto"/>
        <w:ind w:left="567" w:hanging="578"/>
        <w:jc w:val="both"/>
        <w:rPr>
          <w:b/>
          <w:sz w:val="26"/>
          <w:szCs w:val="26"/>
        </w:rPr>
      </w:pPr>
      <w:r w:rsidRPr="00ED745D">
        <w:rPr>
          <w:b/>
          <w:sz w:val="26"/>
          <w:szCs w:val="26"/>
        </w:rPr>
        <w:t>Project Information</w:t>
      </w:r>
    </w:p>
    <w:p w14:paraId="1B175A4A" w14:textId="77777777" w:rsidR="006C557D" w:rsidRPr="00ED745D" w:rsidRDefault="006C557D" w:rsidP="00C851B9">
      <w:pPr>
        <w:pStyle w:val="ListParagraph"/>
        <w:widowControl/>
        <w:numPr>
          <w:ilvl w:val="1"/>
          <w:numId w:val="21"/>
        </w:numPr>
        <w:spacing w:before="0" w:after="120" w:line="276" w:lineRule="auto"/>
        <w:jc w:val="both"/>
        <w:rPr>
          <w:b/>
          <w:i/>
          <w:sz w:val="26"/>
          <w:szCs w:val="26"/>
        </w:rPr>
      </w:pPr>
      <w:r w:rsidRPr="00ED745D">
        <w:rPr>
          <w:b/>
          <w:i/>
          <w:sz w:val="26"/>
          <w:szCs w:val="26"/>
        </w:rPr>
        <w:t xml:space="preserve">Project Name: </w:t>
      </w:r>
      <w:r w:rsidRPr="00ED745D">
        <w:rPr>
          <w:bCs/>
          <w:i/>
          <w:sz w:val="26"/>
          <w:szCs w:val="26"/>
        </w:rPr>
        <w:t>…………………</w:t>
      </w:r>
    </w:p>
    <w:p w14:paraId="69EF838D" w14:textId="77777777" w:rsidR="006C557D" w:rsidRPr="00ED745D" w:rsidRDefault="006C557D" w:rsidP="00C851B9">
      <w:pPr>
        <w:pStyle w:val="ListParagraph"/>
        <w:widowControl/>
        <w:numPr>
          <w:ilvl w:val="1"/>
          <w:numId w:val="21"/>
        </w:numPr>
        <w:spacing w:before="0" w:after="120" w:line="276" w:lineRule="auto"/>
        <w:jc w:val="both"/>
        <w:rPr>
          <w:b/>
          <w:i/>
          <w:sz w:val="26"/>
          <w:szCs w:val="26"/>
        </w:rPr>
      </w:pPr>
      <w:r w:rsidRPr="00ED745D">
        <w:rPr>
          <w:b/>
          <w:i/>
          <w:sz w:val="26"/>
          <w:szCs w:val="26"/>
        </w:rPr>
        <w:t xml:space="preserve">Partner Name: </w:t>
      </w:r>
      <w:r w:rsidRPr="00ED745D">
        <w:rPr>
          <w:bCs/>
          <w:i/>
          <w:sz w:val="26"/>
          <w:szCs w:val="26"/>
        </w:rPr>
        <w:t>………….</w:t>
      </w:r>
    </w:p>
    <w:p w14:paraId="24969AAE" w14:textId="77777777" w:rsidR="006C557D" w:rsidRPr="00ED745D" w:rsidRDefault="006C557D" w:rsidP="00C851B9">
      <w:pPr>
        <w:pStyle w:val="ListParagraph"/>
        <w:widowControl/>
        <w:numPr>
          <w:ilvl w:val="1"/>
          <w:numId w:val="21"/>
        </w:numPr>
        <w:spacing w:before="0" w:after="120" w:line="276" w:lineRule="auto"/>
        <w:jc w:val="both"/>
        <w:rPr>
          <w:b/>
          <w:i/>
          <w:sz w:val="26"/>
          <w:szCs w:val="26"/>
        </w:rPr>
      </w:pPr>
      <w:r w:rsidRPr="00ED745D">
        <w:rPr>
          <w:b/>
          <w:i/>
          <w:sz w:val="26"/>
          <w:szCs w:val="26"/>
        </w:rPr>
        <w:t xml:space="preserve">Project Code: </w:t>
      </w:r>
      <w:r w:rsidRPr="00ED745D">
        <w:rPr>
          <w:bCs/>
          <w:i/>
          <w:sz w:val="26"/>
          <w:szCs w:val="26"/>
        </w:rPr>
        <w:t>………</w:t>
      </w:r>
    </w:p>
    <w:p w14:paraId="40B8D29D" w14:textId="77777777" w:rsidR="006C557D" w:rsidRPr="00ED745D" w:rsidRDefault="006C557D" w:rsidP="00C851B9">
      <w:pPr>
        <w:pStyle w:val="ListParagraph"/>
        <w:spacing w:after="120" w:line="276" w:lineRule="auto"/>
        <w:ind w:left="0"/>
        <w:jc w:val="both"/>
        <w:rPr>
          <w:b/>
          <w:i/>
          <w:sz w:val="26"/>
          <w:szCs w:val="26"/>
        </w:rPr>
      </w:pPr>
    </w:p>
    <w:p w14:paraId="0D749CDE" w14:textId="77777777" w:rsidR="006C557D" w:rsidRPr="00ED745D" w:rsidRDefault="006C557D" w:rsidP="00C851B9">
      <w:pPr>
        <w:pStyle w:val="ListParagraph"/>
        <w:widowControl/>
        <w:numPr>
          <w:ilvl w:val="2"/>
          <w:numId w:val="19"/>
        </w:numPr>
        <w:spacing w:before="0" w:after="120" w:line="276" w:lineRule="auto"/>
        <w:jc w:val="both"/>
        <w:rPr>
          <w:b/>
          <w:iCs/>
          <w:sz w:val="26"/>
          <w:szCs w:val="26"/>
        </w:rPr>
      </w:pPr>
      <w:r w:rsidRPr="00ED745D">
        <w:rPr>
          <w:b/>
          <w:iCs/>
          <w:sz w:val="26"/>
          <w:szCs w:val="26"/>
        </w:rPr>
        <w:t>Overview</w:t>
      </w:r>
    </w:p>
    <w:p w14:paraId="4DB29D3B" w14:textId="77777777" w:rsidR="006C557D" w:rsidRPr="00ED745D" w:rsidRDefault="006C557D" w:rsidP="00C851B9">
      <w:pPr>
        <w:pStyle w:val="ListParagraph"/>
        <w:widowControl/>
        <w:numPr>
          <w:ilvl w:val="1"/>
          <w:numId w:val="20"/>
        </w:numPr>
        <w:spacing w:before="0" w:after="120" w:line="276" w:lineRule="auto"/>
        <w:jc w:val="both"/>
        <w:rPr>
          <w:sz w:val="26"/>
          <w:szCs w:val="26"/>
        </w:rPr>
      </w:pPr>
      <w:r w:rsidRPr="00ED745D">
        <w:rPr>
          <w:b/>
          <w:i/>
          <w:sz w:val="26"/>
          <w:szCs w:val="26"/>
        </w:rPr>
        <w:t>Current Status</w:t>
      </w:r>
    </w:p>
    <w:p w14:paraId="5846BD32" w14:textId="77777777" w:rsidR="006C557D" w:rsidRPr="00ED745D" w:rsidRDefault="006C557D" w:rsidP="00C851B9">
      <w:pPr>
        <w:spacing w:after="120" w:line="276" w:lineRule="auto"/>
        <w:jc w:val="both"/>
        <w:rPr>
          <w:b/>
          <w:i/>
          <w:sz w:val="26"/>
          <w:szCs w:val="26"/>
          <w:lang w:val="vi-VN"/>
        </w:rPr>
      </w:pPr>
      <w:r w:rsidRPr="00ED745D">
        <w:rPr>
          <w:b/>
          <w:i/>
          <w:sz w:val="26"/>
          <w:szCs w:val="26"/>
          <w:lang w:val="vi-VN"/>
        </w:rPr>
        <w:t xml:space="preserve"> </w:t>
      </w:r>
    </w:p>
    <w:p w14:paraId="2CD4FC0F" w14:textId="77777777" w:rsidR="006C557D" w:rsidRPr="00ED745D" w:rsidRDefault="006C557D" w:rsidP="00C851B9">
      <w:pPr>
        <w:spacing w:after="120" w:line="276" w:lineRule="auto"/>
        <w:jc w:val="both"/>
        <w:rPr>
          <w:sz w:val="26"/>
          <w:szCs w:val="26"/>
        </w:rPr>
      </w:pPr>
    </w:p>
    <w:p w14:paraId="01D69D93" w14:textId="77777777" w:rsidR="006C557D" w:rsidRPr="00ED745D" w:rsidRDefault="006C557D" w:rsidP="00C851B9">
      <w:pPr>
        <w:pStyle w:val="ListParagraph"/>
        <w:widowControl/>
        <w:numPr>
          <w:ilvl w:val="1"/>
          <w:numId w:val="20"/>
        </w:numPr>
        <w:spacing w:before="0" w:after="120" w:line="276" w:lineRule="auto"/>
        <w:jc w:val="both"/>
        <w:rPr>
          <w:sz w:val="26"/>
          <w:szCs w:val="26"/>
        </w:rPr>
      </w:pPr>
      <w:r w:rsidRPr="00ED745D">
        <w:rPr>
          <w:b/>
          <w:i/>
          <w:sz w:val="26"/>
          <w:szCs w:val="26"/>
        </w:rPr>
        <w:t>Proposal</w:t>
      </w:r>
      <w:r w:rsidRPr="00ED745D">
        <w:rPr>
          <w:b/>
          <w:i/>
          <w:sz w:val="26"/>
          <w:szCs w:val="26"/>
          <w:lang w:val="vi-VN"/>
        </w:rPr>
        <w:t xml:space="preserve">: </w:t>
      </w:r>
    </w:p>
    <w:p w14:paraId="2167C6E1" w14:textId="77777777" w:rsidR="006C557D" w:rsidRPr="00ED745D" w:rsidRDefault="006C557D" w:rsidP="00C851B9">
      <w:pPr>
        <w:pStyle w:val="ListParagraph"/>
        <w:ind w:left="360"/>
        <w:jc w:val="both"/>
        <w:rPr>
          <w:sz w:val="26"/>
          <w:szCs w:val="26"/>
        </w:rPr>
      </w:pPr>
    </w:p>
    <w:p w14:paraId="25455B3E" w14:textId="77777777" w:rsidR="006C557D" w:rsidRPr="00ED745D" w:rsidRDefault="006C557D" w:rsidP="00C851B9">
      <w:pPr>
        <w:pStyle w:val="ListParagraph"/>
        <w:ind w:left="360"/>
        <w:jc w:val="both"/>
        <w:rPr>
          <w:sz w:val="26"/>
          <w:szCs w:val="26"/>
        </w:rPr>
      </w:pPr>
    </w:p>
    <w:p w14:paraId="70CA1829" w14:textId="77777777" w:rsidR="006C557D" w:rsidRPr="00ED745D" w:rsidRDefault="006C557D" w:rsidP="00C851B9">
      <w:pPr>
        <w:pStyle w:val="ListParagraph"/>
        <w:ind w:left="360"/>
        <w:jc w:val="both"/>
        <w:rPr>
          <w:sz w:val="26"/>
          <w:szCs w:val="26"/>
        </w:rPr>
      </w:pPr>
    </w:p>
    <w:p w14:paraId="140DD768" w14:textId="77777777" w:rsidR="006C557D" w:rsidRPr="00ED745D" w:rsidRDefault="006C557D" w:rsidP="00C851B9">
      <w:pPr>
        <w:pStyle w:val="ListParagraph"/>
        <w:ind w:left="360"/>
        <w:jc w:val="both"/>
        <w:rPr>
          <w:sz w:val="26"/>
          <w:szCs w:val="26"/>
        </w:rPr>
      </w:pPr>
    </w:p>
    <w:p w14:paraId="720D63A8" w14:textId="77777777" w:rsidR="006C557D" w:rsidRPr="00ED745D" w:rsidRDefault="006C557D" w:rsidP="00C851B9">
      <w:pPr>
        <w:pStyle w:val="ListParagraph"/>
        <w:ind w:left="360"/>
        <w:jc w:val="both"/>
        <w:rPr>
          <w:sz w:val="26"/>
          <w:szCs w:val="26"/>
        </w:rPr>
      </w:pPr>
    </w:p>
    <w:p w14:paraId="06B50AB0" w14:textId="77777777" w:rsidR="006C557D" w:rsidRPr="00ED745D" w:rsidRDefault="006C557D" w:rsidP="00C851B9">
      <w:pPr>
        <w:pStyle w:val="ListParagraph"/>
        <w:ind w:left="360"/>
        <w:jc w:val="both"/>
        <w:rPr>
          <w:sz w:val="26"/>
          <w:szCs w:val="26"/>
        </w:rPr>
      </w:pPr>
    </w:p>
    <w:p w14:paraId="6A67AFB7" w14:textId="77777777" w:rsidR="006C557D" w:rsidRPr="00ED745D" w:rsidRDefault="006C557D" w:rsidP="00C851B9">
      <w:pPr>
        <w:pStyle w:val="BodyText2"/>
        <w:widowControl/>
        <w:numPr>
          <w:ilvl w:val="2"/>
          <w:numId w:val="19"/>
        </w:numPr>
        <w:spacing w:before="0" w:line="276" w:lineRule="auto"/>
        <w:jc w:val="both"/>
        <w:rPr>
          <w:b/>
          <w:sz w:val="26"/>
          <w:szCs w:val="26"/>
        </w:rPr>
      </w:pPr>
      <w:r w:rsidRPr="00ED745D">
        <w:rPr>
          <w:b/>
          <w:sz w:val="26"/>
          <w:szCs w:val="26"/>
        </w:rPr>
        <w:t>Approval Information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6"/>
        <w:gridCol w:w="3118"/>
        <w:gridCol w:w="2977"/>
      </w:tblGrid>
      <w:tr w:rsidR="006C557D" w:rsidRPr="00ED745D" w14:paraId="4248E353" w14:textId="77777777" w:rsidTr="009203AB">
        <w:trPr>
          <w:trHeight w:val="2782"/>
        </w:trPr>
        <w:tc>
          <w:tcPr>
            <w:tcW w:w="3256" w:type="dxa"/>
          </w:tcPr>
          <w:p w14:paraId="215FCF6A" w14:textId="77777777" w:rsidR="006C557D" w:rsidRPr="00ED745D" w:rsidRDefault="006C557D" w:rsidP="00C851B9">
            <w:pPr>
              <w:tabs>
                <w:tab w:val="left" w:pos="0"/>
                <w:tab w:val="right" w:leader="dot" w:pos="3969"/>
                <w:tab w:val="left" w:leader="dot" w:pos="5245"/>
                <w:tab w:val="left" w:leader="dot" w:pos="7200"/>
                <w:tab w:val="right" w:leader="dot" w:pos="8640"/>
              </w:tabs>
              <w:spacing w:line="276" w:lineRule="auto"/>
              <w:ind w:left="-90" w:firstLine="90"/>
              <w:jc w:val="both"/>
              <w:rPr>
                <w:b/>
                <w:sz w:val="26"/>
                <w:szCs w:val="26"/>
              </w:rPr>
            </w:pPr>
            <w:r w:rsidRPr="00ED745D">
              <w:rPr>
                <w:b/>
                <w:sz w:val="26"/>
                <w:szCs w:val="26"/>
              </w:rPr>
              <w:t>REQUESTOR</w:t>
            </w:r>
          </w:p>
        </w:tc>
        <w:tc>
          <w:tcPr>
            <w:tcW w:w="3118" w:type="dxa"/>
          </w:tcPr>
          <w:p w14:paraId="73A4C742" w14:textId="77777777" w:rsidR="006C557D" w:rsidRPr="00ED745D" w:rsidRDefault="006C557D" w:rsidP="00C851B9">
            <w:pPr>
              <w:tabs>
                <w:tab w:val="left" w:pos="0"/>
                <w:tab w:val="right" w:leader="dot" w:pos="3969"/>
                <w:tab w:val="left" w:leader="dot" w:pos="5245"/>
                <w:tab w:val="left" w:leader="dot" w:pos="7200"/>
                <w:tab w:val="right" w:leader="dot" w:pos="8640"/>
              </w:tabs>
              <w:spacing w:line="276" w:lineRule="auto"/>
              <w:ind w:left="-90" w:firstLine="90"/>
              <w:jc w:val="both"/>
              <w:rPr>
                <w:b/>
                <w:sz w:val="26"/>
                <w:szCs w:val="26"/>
              </w:rPr>
            </w:pPr>
            <w:r w:rsidRPr="00ED745D">
              <w:rPr>
                <w:b/>
                <w:sz w:val="26"/>
                <w:szCs w:val="26"/>
              </w:rPr>
              <w:t>REVIEWER</w:t>
            </w:r>
          </w:p>
        </w:tc>
        <w:tc>
          <w:tcPr>
            <w:tcW w:w="2977" w:type="dxa"/>
          </w:tcPr>
          <w:p w14:paraId="137D2032" w14:textId="77777777" w:rsidR="006C557D" w:rsidRPr="00ED745D" w:rsidRDefault="006C557D" w:rsidP="00C851B9">
            <w:pPr>
              <w:tabs>
                <w:tab w:val="left" w:pos="0"/>
                <w:tab w:val="right" w:leader="dot" w:pos="3969"/>
                <w:tab w:val="left" w:leader="dot" w:pos="5245"/>
                <w:tab w:val="left" w:leader="dot" w:pos="7200"/>
                <w:tab w:val="right" w:leader="dot" w:pos="8640"/>
              </w:tabs>
              <w:spacing w:line="276" w:lineRule="auto"/>
              <w:ind w:left="-90" w:firstLine="90"/>
              <w:jc w:val="both"/>
              <w:rPr>
                <w:b/>
                <w:sz w:val="26"/>
                <w:szCs w:val="26"/>
              </w:rPr>
            </w:pPr>
            <w:r w:rsidRPr="00ED745D">
              <w:rPr>
                <w:b/>
                <w:sz w:val="26"/>
                <w:szCs w:val="26"/>
              </w:rPr>
              <w:t>APPROVER</w:t>
            </w:r>
          </w:p>
        </w:tc>
      </w:tr>
    </w:tbl>
    <w:p w14:paraId="0145B3BC" w14:textId="77777777" w:rsidR="006C557D" w:rsidRPr="00ED745D" w:rsidRDefault="006C557D" w:rsidP="00C851B9">
      <w:pPr>
        <w:pStyle w:val="Header"/>
        <w:tabs>
          <w:tab w:val="left" w:pos="720"/>
          <w:tab w:val="left" w:pos="1440"/>
          <w:tab w:val="left" w:leader="dot" w:pos="4320"/>
          <w:tab w:val="right" w:leader="dot" w:pos="8640"/>
          <w:tab w:val="left" w:leader="dot" w:pos="9072"/>
        </w:tabs>
        <w:spacing w:line="276" w:lineRule="auto"/>
        <w:ind w:left="-90" w:firstLine="90"/>
        <w:jc w:val="both"/>
        <w:rPr>
          <w:b/>
          <w:sz w:val="26"/>
          <w:szCs w:val="26"/>
        </w:rPr>
      </w:pPr>
    </w:p>
    <w:p w14:paraId="6A0CD8D5" w14:textId="77777777" w:rsidR="006C557D" w:rsidRPr="00ED745D" w:rsidRDefault="006C557D" w:rsidP="00C851B9">
      <w:pPr>
        <w:pStyle w:val="Header"/>
        <w:tabs>
          <w:tab w:val="left" w:pos="720"/>
          <w:tab w:val="left" w:pos="1440"/>
          <w:tab w:val="left" w:leader="dot" w:pos="4320"/>
          <w:tab w:val="right" w:leader="dot" w:pos="8640"/>
          <w:tab w:val="left" w:leader="dot" w:pos="9072"/>
        </w:tabs>
        <w:spacing w:line="276" w:lineRule="auto"/>
        <w:ind w:left="-90" w:firstLine="90"/>
        <w:jc w:val="both"/>
        <w:rPr>
          <w:b/>
          <w:sz w:val="26"/>
          <w:szCs w:val="26"/>
        </w:rPr>
      </w:pPr>
    </w:p>
    <w:p w14:paraId="09E763A9" w14:textId="77777777" w:rsidR="006C557D" w:rsidRPr="00ED745D" w:rsidRDefault="006C557D" w:rsidP="00C851B9">
      <w:pPr>
        <w:spacing w:line="240" w:lineRule="auto"/>
        <w:ind w:firstLine="720"/>
        <w:jc w:val="both"/>
        <w:rPr>
          <w:b/>
          <w:bCs/>
          <w:sz w:val="26"/>
          <w:szCs w:val="26"/>
        </w:rPr>
      </w:pPr>
      <w:r w:rsidRPr="00ED745D">
        <w:rPr>
          <w:b/>
          <w:bCs/>
          <w:sz w:val="26"/>
          <w:szCs w:val="26"/>
        </w:rPr>
        <w:t>Link Jira: ……………….</w:t>
      </w:r>
    </w:p>
    <w:p w14:paraId="202F8BDE" w14:textId="77777777" w:rsidR="00BC158B" w:rsidRPr="00ED745D" w:rsidRDefault="00BC158B" w:rsidP="00C851B9">
      <w:pPr>
        <w:spacing w:line="240" w:lineRule="auto"/>
        <w:ind w:firstLine="720"/>
        <w:jc w:val="both"/>
        <w:rPr>
          <w:rStyle w:val="Strong"/>
          <w:sz w:val="26"/>
          <w:szCs w:val="26"/>
        </w:rPr>
      </w:pPr>
    </w:p>
    <w:p w14:paraId="0CE70824" w14:textId="2EEEF4BC" w:rsidR="006C557D" w:rsidRPr="00ED745D" w:rsidRDefault="006C557D" w:rsidP="00C851B9">
      <w:pPr>
        <w:spacing w:line="240" w:lineRule="auto"/>
        <w:ind w:firstLine="720"/>
        <w:jc w:val="both"/>
        <w:outlineLvl w:val="0"/>
        <w:rPr>
          <w:color w:val="000000" w:themeColor="text1"/>
          <w:sz w:val="26"/>
          <w:szCs w:val="26"/>
        </w:rPr>
      </w:pPr>
      <w:bookmarkStart w:id="3" w:name="_Toc109314430"/>
      <w:r w:rsidRPr="00ED745D">
        <w:rPr>
          <w:rStyle w:val="Strong"/>
          <w:sz w:val="26"/>
          <w:szCs w:val="26"/>
        </w:rPr>
        <w:t>REVISE HISTORY</w:t>
      </w:r>
      <w:bookmarkEnd w:id="3"/>
    </w:p>
    <w:p w14:paraId="162FF3F8" w14:textId="1F018EF1" w:rsidR="006C557D" w:rsidRPr="00ED745D" w:rsidRDefault="006C557D" w:rsidP="00C851B9">
      <w:pPr>
        <w:spacing w:line="240" w:lineRule="auto"/>
        <w:ind w:firstLine="720"/>
        <w:jc w:val="both"/>
        <w:rPr>
          <w:color w:val="000000" w:themeColor="text1"/>
          <w:sz w:val="26"/>
          <w:szCs w:val="26"/>
        </w:rPr>
      </w:pPr>
      <w:r w:rsidRPr="00ED745D">
        <w:rPr>
          <w:color w:val="000000" w:themeColor="text1"/>
          <w:sz w:val="26"/>
          <w:szCs w:val="26"/>
        </w:rPr>
        <w:t>*A – Create New, M – Edit, D – Delete</w:t>
      </w:r>
    </w:p>
    <w:p w14:paraId="19D57A83" w14:textId="77777777" w:rsidR="00A150AF" w:rsidRPr="00ED745D" w:rsidRDefault="00A150AF" w:rsidP="00C851B9">
      <w:pPr>
        <w:spacing w:line="240" w:lineRule="auto"/>
        <w:ind w:firstLine="720"/>
        <w:jc w:val="both"/>
        <w:rPr>
          <w:color w:val="000000" w:themeColor="text1"/>
          <w:sz w:val="26"/>
          <w:szCs w:val="26"/>
        </w:rPr>
      </w:pPr>
    </w:p>
    <w:tbl>
      <w:tblPr>
        <w:tblW w:w="9769" w:type="dxa"/>
        <w:tblInd w:w="-14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908"/>
        <w:gridCol w:w="1111"/>
        <w:gridCol w:w="1015"/>
        <w:gridCol w:w="1146"/>
        <w:gridCol w:w="1547"/>
        <w:gridCol w:w="2398"/>
        <w:gridCol w:w="1644"/>
      </w:tblGrid>
      <w:tr w:rsidR="006C557D" w:rsidRPr="00ED745D" w14:paraId="491A1FB2" w14:textId="77777777" w:rsidTr="00BC158B">
        <w:tc>
          <w:tcPr>
            <w:tcW w:w="908" w:type="dxa"/>
            <w:shd w:val="clear" w:color="auto" w:fill="C0C0C0"/>
          </w:tcPr>
          <w:p w14:paraId="48AF2EFC" w14:textId="77777777" w:rsidR="006C557D" w:rsidRPr="00ED745D" w:rsidRDefault="006C557D" w:rsidP="00C851B9">
            <w:pPr>
              <w:spacing w:line="240" w:lineRule="auto"/>
              <w:ind w:left="114" w:right="-224"/>
              <w:jc w:val="both"/>
              <w:rPr>
                <w:b/>
                <w:color w:val="000000" w:themeColor="text1"/>
                <w:sz w:val="26"/>
                <w:szCs w:val="26"/>
              </w:rPr>
            </w:pPr>
            <w:r w:rsidRPr="00ED745D">
              <w:rPr>
                <w:b/>
                <w:color w:val="000000" w:themeColor="text1"/>
                <w:sz w:val="26"/>
                <w:szCs w:val="26"/>
              </w:rPr>
              <w:t>Date</w:t>
            </w:r>
          </w:p>
        </w:tc>
        <w:tc>
          <w:tcPr>
            <w:tcW w:w="1111" w:type="dxa"/>
            <w:shd w:val="clear" w:color="auto" w:fill="C0C0C0"/>
          </w:tcPr>
          <w:p w14:paraId="03AA54BD" w14:textId="77777777" w:rsidR="006C557D" w:rsidRPr="00ED745D" w:rsidRDefault="006C557D" w:rsidP="00C851B9">
            <w:pPr>
              <w:spacing w:line="240" w:lineRule="auto"/>
              <w:ind w:left="-77"/>
              <w:jc w:val="both"/>
              <w:rPr>
                <w:b/>
                <w:color w:val="000000" w:themeColor="text1"/>
                <w:sz w:val="26"/>
                <w:szCs w:val="26"/>
              </w:rPr>
            </w:pPr>
            <w:r w:rsidRPr="00ED745D">
              <w:rPr>
                <w:b/>
                <w:color w:val="000000" w:themeColor="text1"/>
                <w:sz w:val="26"/>
                <w:szCs w:val="26"/>
              </w:rPr>
              <w:t>Change</w:t>
            </w:r>
          </w:p>
        </w:tc>
        <w:tc>
          <w:tcPr>
            <w:tcW w:w="1015" w:type="dxa"/>
            <w:shd w:val="clear" w:color="auto" w:fill="C0C0C0"/>
          </w:tcPr>
          <w:p w14:paraId="38818C4F" w14:textId="77777777" w:rsidR="006C557D" w:rsidRPr="00ED745D" w:rsidRDefault="006C557D" w:rsidP="00C851B9">
            <w:pPr>
              <w:spacing w:line="240" w:lineRule="auto"/>
              <w:ind w:left="-53" w:firstLine="19"/>
              <w:jc w:val="both"/>
              <w:rPr>
                <w:b/>
                <w:color w:val="000000" w:themeColor="text1"/>
                <w:sz w:val="26"/>
                <w:szCs w:val="26"/>
              </w:rPr>
            </w:pPr>
            <w:r w:rsidRPr="00ED745D">
              <w:rPr>
                <w:b/>
                <w:color w:val="000000" w:themeColor="text1"/>
                <w:sz w:val="26"/>
                <w:szCs w:val="26"/>
              </w:rPr>
              <w:t>A, M, D</w:t>
            </w:r>
          </w:p>
        </w:tc>
        <w:tc>
          <w:tcPr>
            <w:tcW w:w="1146" w:type="dxa"/>
            <w:shd w:val="clear" w:color="auto" w:fill="C0C0C0"/>
          </w:tcPr>
          <w:p w14:paraId="5CF08EA3" w14:textId="77777777" w:rsidR="006C557D" w:rsidRPr="00ED745D" w:rsidRDefault="006C557D" w:rsidP="00C851B9">
            <w:pPr>
              <w:spacing w:line="240" w:lineRule="auto"/>
              <w:ind w:left="0"/>
              <w:jc w:val="both"/>
              <w:rPr>
                <w:b/>
                <w:color w:val="000000" w:themeColor="text1"/>
                <w:sz w:val="26"/>
                <w:szCs w:val="26"/>
              </w:rPr>
            </w:pPr>
            <w:r w:rsidRPr="00ED745D">
              <w:rPr>
                <w:b/>
                <w:color w:val="000000" w:themeColor="text1"/>
                <w:sz w:val="26"/>
                <w:szCs w:val="26"/>
              </w:rPr>
              <w:t>Original</w:t>
            </w:r>
          </w:p>
        </w:tc>
        <w:tc>
          <w:tcPr>
            <w:tcW w:w="1547" w:type="dxa"/>
            <w:shd w:val="clear" w:color="auto" w:fill="C0C0C0"/>
          </w:tcPr>
          <w:p w14:paraId="139CD830" w14:textId="77777777" w:rsidR="006C557D" w:rsidRPr="00ED745D" w:rsidRDefault="006C557D" w:rsidP="00C851B9">
            <w:pPr>
              <w:spacing w:line="240" w:lineRule="auto"/>
              <w:ind w:left="0" w:hanging="29"/>
              <w:jc w:val="both"/>
              <w:rPr>
                <w:b/>
                <w:color w:val="000000" w:themeColor="text1"/>
                <w:sz w:val="26"/>
                <w:szCs w:val="26"/>
              </w:rPr>
            </w:pPr>
            <w:r w:rsidRPr="00ED745D">
              <w:rPr>
                <w:b/>
                <w:color w:val="000000" w:themeColor="text1"/>
                <w:sz w:val="26"/>
                <w:szCs w:val="26"/>
              </w:rPr>
              <w:t>Old Version</w:t>
            </w:r>
          </w:p>
        </w:tc>
        <w:tc>
          <w:tcPr>
            <w:tcW w:w="2398" w:type="dxa"/>
            <w:shd w:val="clear" w:color="auto" w:fill="C0C0C0"/>
          </w:tcPr>
          <w:p w14:paraId="031E5C2B" w14:textId="77777777" w:rsidR="006C557D" w:rsidRPr="00ED745D" w:rsidRDefault="006C557D" w:rsidP="00C851B9">
            <w:pPr>
              <w:spacing w:line="240" w:lineRule="auto"/>
              <w:ind w:hanging="490"/>
              <w:jc w:val="both"/>
              <w:rPr>
                <w:b/>
                <w:color w:val="000000" w:themeColor="text1"/>
                <w:sz w:val="26"/>
                <w:szCs w:val="26"/>
              </w:rPr>
            </w:pPr>
            <w:r w:rsidRPr="00ED745D">
              <w:rPr>
                <w:b/>
                <w:color w:val="000000" w:themeColor="text1"/>
                <w:sz w:val="26"/>
                <w:szCs w:val="26"/>
              </w:rPr>
              <w:t>Description change</w:t>
            </w:r>
          </w:p>
        </w:tc>
        <w:tc>
          <w:tcPr>
            <w:tcW w:w="1644" w:type="dxa"/>
            <w:shd w:val="clear" w:color="auto" w:fill="C0C0C0"/>
          </w:tcPr>
          <w:p w14:paraId="3EC28FF9" w14:textId="77777777" w:rsidR="006C557D" w:rsidRPr="00ED745D" w:rsidRDefault="006C557D" w:rsidP="00C851B9">
            <w:pPr>
              <w:spacing w:line="240" w:lineRule="auto"/>
              <w:ind w:hanging="544"/>
              <w:jc w:val="both"/>
              <w:rPr>
                <w:b/>
                <w:color w:val="000000" w:themeColor="text1"/>
                <w:sz w:val="26"/>
                <w:szCs w:val="26"/>
              </w:rPr>
            </w:pPr>
            <w:r w:rsidRPr="00ED745D">
              <w:rPr>
                <w:b/>
                <w:color w:val="000000" w:themeColor="text1"/>
                <w:sz w:val="26"/>
                <w:szCs w:val="26"/>
              </w:rPr>
              <w:t>New Version</w:t>
            </w:r>
          </w:p>
        </w:tc>
      </w:tr>
      <w:tr w:rsidR="006C557D" w:rsidRPr="00ED745D" w14:paraId="63046A25" w14:textId="77777777" w:rsidTr="00BC158B">
        <w:tc>
          <w:tcPr>
            <w:tcW w:w="908" w:type="dxa"/>
          </w:tcPr>
          <w:p w14:paraId="0A3ED126" w14:textId="77777777" w:rsidR="006C557D" w:rsidRPr="00ED745D" w:rsidRDefault="006C557D" w:rsidP="00C851B9">
            <w:pPr>
              <w:spacing w:line="240" w:lineRule="auto"/>
              <w:jc w:val="both"/>
              <w:rPr>
                <w:color w:val="000000" w:themeColor="text1"/>
                <w:sz w:val="26"/>
                <w:szCs w:val="26"/>
              </w:rPr>
            </w:pPr>
          </w:p>
        </w:tc>
        <w:tc>
          <w:tcPr>
            <w:tcW w:w="1111" w:type="dxa"/>
          </w:tcPr>
          <w:p w14:paraId="26EA5E59" w14:textId="77777777" w:rsidR="006C557D" w:rsidRPr="00ED745D" w:rsidRDefault="006C557D" w:rsidP="00C851B9">
            <w:pPr>
              <w:spacing w:line="240" w:lineRule="auto"/>
              <w:jc w:val="both"/>
              <w:rPr>
                <w:color w:val="000000" w:themeColor="text1"/>
                <w:sz w:val="26"/>
                <w:szCs w:val="26"/>
              </w:rPr>
            </w:pPr>
          </w:p>
        </w:tc>
        <w:tc>
          <w:tcPr>
            <w:tcW w:w="1015" w:type="dxa"/>
          </w:tcPr>
          <w:p w14:paraId="08323103" w14:textId="77777777" w:rsidR="006C557D" w:rsidRPr="00ED745D" w:rsidRDefault="006C557D" w:rsidP="00C851B9">
            <w:pPr>
              <w:spacing w:line="240" w:lineRule="auto"/>
              <w:jc w:val="both"/>
              <w:rPr>
                <w:color w:val="000000" w:themeColor="text1"/>
                <w:sz w:val="26"/>
                <w:szCs w:val="26"/>
              </w:rPr>
            </w:pPr>
          </w:p>
        </w:tc>
        <w:tc>
          <w:tcPr>
            <w:tcW w:w="1146" w:type="dxa"/>
          </w:tcPr>
          <w:p w14:paraId="088EE7CE" w14:textId="77777777" w:rsidR="006C557D" w:rsidRPr="00ED745D" w:rsidRDefault="006C557D" w:rsidP="00C851B9">
            <w:pPr>
              <w:spacing w:line="240" w:lineRule="auto"/>
              <w:jc w:val="both"/>
              <w:rPr>
                <w:color w:val="000000" w:themeColor="text1"/>
                <w:sz w:val="26"/>
                <w:szCs w:val="26"/>
              </w:rPr>
            </w:pPr>
          </w:p>
        </w:tc>
        <w:tc>
          <w:tcPr>
            <w:tcW w:w="1547" w:type="dxa"/>
          </w:tcPr>
          <w:p w14:paraId="6D5F87A6" w14:textId="77777777" w:rsidR="006C557D" w:rsidRPr="00ED745D" w:rsidRDefault="006C557D" w:rsidP="00C851B9">
            <w:pPr>
              <w:spacing w:line="240" w:lineRule="auto"/>
              <w:jc w:val="both"/>
              <w:rPr>
                <w:color w:val="000000" w:themeColor="text1"/>
                <w:sz w:val="26"/>
                <w:szCs w:val="26"/>
              </w:rPr>
            </w:pPr>
          </w:p>
        </w:tc>
        <w:tc>
          <w:tcPr>
            <w:tcW w:w="2398" w:type="dxa"/>
          </w:tcPr>
          <w:p w14:paraId="04E3E5E4" w14:textId="77777777" w:rsidR="006C557D" w:rsidRPr="00ED745D" w:rsidRDefault="006C557D" w:rsidP="00C851B9">
            <w:pPr>
              <w:spacing w:line="240" w:lineRule="auto"/>
              <w:jc w:val="both"/>
              <w:rPr>
                <w:color w:val="000000" w:themeColor="text1"/>
                <w:sz w:val="26"/>
                <w:szCs w:val="26"/>
              </w:rPr>
            </w:pPr>
          </w:p>
        </w:tc>
        <w:tc>
          <w:tcPr>
            <w:tcW w:w="1644" w:type="dxa"/>
          </w:tcPr>
          <w:p w14:paraId="35F71599" w14:textId="77777777" w:rsidR="006C557D" w:rsidRPr="00ED745D" w:rsidRDefault="006C557D" w:rsidP="00C851B9">
            <w:pPr>
              <w:spacing w:line="240" w:lineRule="auto"/>
              <w:jc w:val="both"/>
              <w:rPr>
                <w:color w:val="000000" w:themeColor="text1"/>
                <w:sz w:val="26"/>
                <w:szCs w:val="26"/>
              </w:rPr>
            </w:pPr>
          </w:p>
        </w:tc>
      </w:tr>
      <w:tr w:rsidR="006C557D" w:rsidRPr="00ED745D" w14:paraId="7DD035B1" w14:textId="77777777" w:rsidTr="00BC158B">
        <w:tc>
          <w:tcPr>
            <w:tcW w:w="908" w:type="dxa"/>
          </w:tcPr>
          <w:p w14:paraId="3B68E5EF" w14:textId="77777777" w:rsidR="006C557D" w:rsidRPr="00ED745D" w:rsidRDefault="006C557D" w:rsidP="00C851B9">
            <w:pPr>
              <w:spacing w:line="240" w:lineRule="auto"/>
              <w:jc w:val="both"/>
              <w:rPr>
                <w:b/>
                <w:color w:val="000000" w:themeColor="text1"/>
                <w:sz w:val="26"/>
                <w:szCs w:val="26"/>
              </w:rPr>
            </w:pPr>
          </w:p>
        </w:tc>
        <w:tc>
          <w:tcPr>
            <w:tcW w:w="1111" w:type="dxa"/>
          </w:tcPr>
          <w:p w14:paraId="4249C928" w14:textId="77777777" w:rsidR="006C557D" w:rsidRPr="00ED745D" w:rsidRDefault="006C557D" w:rsidP="00C851B9">
            <w:pPr>
              <w:spacing w:line="240" w:lineRule="auto"/>
              <w:jc w:val="both"/>
              <w:rPr>
                <w:b/>
                <w:color w:val="000000" w:themeColor="text1"/>
                <w:sz w:val="26"/>
                <w:szCs w:val="26"/>
              </w:rPr>
            </w:pPr>
          </w:p>
        </w:tc>
        <w:tc>
          <w:tcPr>
            <w:tcW w:w="1015" w:type="dxa"/>
          </w:tcPr>
          <w:p w14:paraId="23B6DA60" w14:textId="77777777" w:rsidR="006C557D" w:rsidRPr="00ED745D" w:rsidRDefault="006C557D" w:rsidP="00C851B9">
            <w:pPr>
              <w:spacing w:line="240" w:lineRule="auto"/>
              <w:jc w:val="both"/>
              <w:rPr>
                <w:b/>
                <w:color w:val="000000" w:themeColor="text1"/>
                <w:sz w:val="26"/>
                <w:szCs w:val="26"/>
              </w:rPr>
            </w:pPr>
          </w:p>
        </w:tc>
        <w:tc>
          <w:tcPr>
            <w:tcW w:w="1146" w:type="dxa"/>
          </w:tcPr>
          <w:p w14:paraId="38E45C5B" w14:textId="77777777" w:rsidR="006C557D" w:rsidRPr="00ED745D" w:rsidRDefault="006C557D" w:rsidP="00C851B9">
            <w:pPr>
              <w:spacing w:line="240" w:lineRule="auto"/>
              <w:jc w:val="both"/>
              <w:rPr>
                <w:b/>
                <w:color w:val="000000" w:themeColor="text1"/>
                <w:sz w:val="26"/>
                <w:szCs w:val="26"/>
              </w:rPr>
            </w:pPr>
          </w:p>
        </w:tc>
        <w:tc>
          <w:tcPr>
            <w:tcW w:w="1547" w:type="dxa"/>
          </w:tcPr>
          <w:p w14:paraId="2BB7F3D7" w14:textId="77777777" w:rsidR="006C557D" w:rsidRPr="00ED745D" w:rsidRDefault="006C557D" w:rsidP="00C851B9">
            <w:pPr>
              <w:spacing w:line="240" w:lineRule="auto"/>
              <w:jc w:val="both"/>
              <w:rPr>
                <w:b/>
                <w:color w:val="000000" w:themeColor="text1"/>
                <w:sz w:val="26"/>
                <w:szCs w:val="26"/>
              </w:rPr>
            </w:pPr>
          </w:p>
        </w:tc>
        <w:tc>
          <w:tcPr>
            <w:tcW w:w="2398" w:type="dxa"/>
          </w:tcPr>
          <w:p w14:paraId="4B123E58" w14:textId="77777777" w:rsidR="006C557D" w:rsidRPr="00ED745D" w:rsidRDefault="006C557D" w:rsidP="00C851B9">
            <w:pPr>
              <w:spacing w:line="240" w:lineRule="auto"/>
              <w:jc w:val="both"/>
              <w:rPr>
                <w:b/>
                <w:color w:val="000000" w:themeColor="text1"/>
                <w:sz w:val="26"/>
                <w:szCs w:val="26"/>
              </w:rPr>
            </w:pPr>
          </w:p>
        </w:tc>
        <w:tc>
          <w:tcPr>
            <w:tcW w:w="1644" w:type="dxa"/>
          </w:tcPr>
          <w:p w14:paraId="15EE9B80" w14:textId="77777777" w:rsidR="006C557D" w:rsidRPr="00ED745D" w:rsidRDefault="006C557D" w:rsidP="00C851B9">
            <w:pPr>
              <w:spacing w:line="240" w:lineRule="auto"/>
              <w:jc w:val="both"/>
              <w:rPr>
                <w:b/>
                <w:color w:val="000000" w:themeColor="text1"/>
                <w:sz w:val="26"/>
                <w:szCs w:val="26"/>
              </w:rPr>
            </w:pPr>
          </w:p>
        </w:tc>
      </w:tr>
      <w:tr w:rsidR="006C557D" w:rsidRPr="00ED745D" w14:paraId="7E27CF11" w14:textId="77777777" w:rsidTr="00BC158B">
        <w:tc>
          <w:tcPr>
            <w:tcW w:w="908" w:type="dxa"/>
          </w:tcPr>
          <w:p w14:paraId="37A8D058" w14:textId="77777777" w:rsidR="006C557D" w:rsidRPr="00ED745D" w:rsidRDefault="006C557D" w:rsidP="00C851B9">
            <w:pPr>
              <w:spacing w:line="240" w:lineRule="auto"/>
              <w:jc w:val="both"/>
              <w:rPr>
                <w:color w:val="000000" w:themeColor="text1"/>
                <w:sz w:val="26"/>
                <w:szCs w:val="26"/>
              </w:rPr>
            </w:pPr>
          </w:p>
        </w:tc>
        <w:tc>
          <w:tcPr>
            <w:tcW w:w="1111" w:type="dxa"/>
          </w:tcPr>
          <w:p w14:paraId="624DA259" w14:textId="77777777" w:rsidR="006C557D" w:rsidRPr="00ED745D" w:rsidRDefault="006C557D" w:rsidP="00C851B9">
            <w:pPr>
              <w:spacing w:line="240" w:lineRule="auto"/>
              <w:jc w:val="both"/>
              <w:rPr>
                <w:color w:val="000000" w:themeColor="text1"/>
                <w:sz w:val="26"/>
                <w:szCs w:val="26"/>
              </w:rPr>
            </w:pPr>
          </w:p>
        </w:tc>
        <w:tc>
          <w:tcPr>
            <w:tcW w:w="1015" w:type="dxa"/>
          </w:tcPr>
          <w:p w14:paraId="575A1D20" w14:textId="77777777" w:rsidR="006C557D" w:rsidRPr="00ED745D" w:rsidRDefault="006C557D" w:rsidP="00C851B9">
            <w:pPr>
              <w:spacing w:line="240" w:lineRule="auto"/>
              <w:jc w:val="both"/>
              <w:rPr>
                <w:color w:val="000000" w:themeColor="text1"/>
                <w:sz w:val="26"/>
                <w:szCs w:val="26"/>
              </w:rPr>
            </w:pPr>
          </w:p>
        </w:tc>
        <w:tc>
          <w:tcPr>
            <w:tcW w:w="1146" w:type="dxa"/>
          </w:tcPr>
          <w:p w14:paraId="371C4AF0" w14:textId="77777777" w:rsidR="006C557D" w:rsidRPr="00ED745D" w:rsidRDefault="006C557D" w:rsidP="00C851B9">
            <w:pPr>
              <w:spacing w:line="240" w:lineRule="auto"/>
              <w:jc w:val="both"/>
              <w:rPr>
                <w:color w:val="000000" w:themeColor="text1"/>
                <w:sz w:val="26"/>
                <w:szCs w:val="26"/>
              </w:rPr>
            </w:pPr>
          </w:p>
        </w:tc>
        <w:tc>
          <w:tcPr>
            <w:tcW w:w="1547" w:type="dxa"/>
          </w:tcPr>
          <w:p w14:paraId="5373ABC2" w14:textId="77777777" w:rsidR="006C557D" w:rsidRPr="00ED745D" w:rsidRDefault="006C557D" w:rsidP="00C851B9">
            <w:pPr>
              <w:spacing w:line="240" w:lineRule="auto"/>
              <w:jc w:val="both"/>
              <w:rPr>
                <w:color w:val="000000" w:themeColor="text1"/>
                <w:sz w:val="26"/>
                <w:szCs w:val="26"/>
              </w:rPr>
            </w:pPr>
          </w:p>
        </w:tc>
        <w:tc>
          <w:tcPr>
            <w:tcW w:w="2398" w:type="dxa"/>
          </w:tcPr>
          <w:p w14:paraId="179111C3" w14:textId="77777777" w:rsidR="006C557D" w:rsidRPr="00ED745D" w:rsidRDefault="006C557D" w:rsidP="00C851B9">
            <w:pPr>
              <w:spacing w:line="240" w:lineRule="auto"/>
              <w:jc w:val="both"/>
              <w:rPr>
                <w:color w:val="000000" w:themeColor="text1"/>
                <w:sz w:val="26"/>
                <w:szCs w:val="26"/>
              </w:rPr>
            </w:pPr>
          </w:p>
        </w:tc>
        <w:tc>
          <w:tcPr>
            <w:tcW w:w="1644" w:type="dxa"/>
          </w:tcPr>
          <w:p w14:paraId="336328FA" w14:textId="77777777" w:rsidR="006C557D" w:rsidRPr="00ED745D" w:rsidRDefault="006C557D" w:rsidP="00C851B9">
            <w:pPr>
              <w:spacing w:line="240" w:lineRule="auto"/>
              <w:jc w:val="both"/>
              <w:rPr>
                <w:color w:val="000000" w:themeColor="text1"/>
                <w:sz w:val="26"/>
                <w:szCs w:val="26"/>
              </w:rPr>
            </w:pPr>
          </w:p>
        </w:tc>
      </w:tr>
      <w:tr w:rsidR="006C557D" w:rsidRPr="00ED745D" w14:paraId="756038E5" w14:textId="77777777" w:rsidTr="00BC158B">
        <w:tc>
          <w:tcPr>
            <w:tcW w:w="908" w:type="dxa"/>
          </w:tcPr>
          <w:p w14:paraId="583FAD9E" w14:textId="77777777" w:rsidR="006C557D" w:rsidRPr="00ED745D" w:rsidRDefault="006C557D" w:rsidP="00C851B9">
            <w:pPr>
              <w:spacing w:line="240" w:lineRule="auto"/>
              <w:jc w:val="both"/>
              <w:rPr>
                <w:color w:val="000000" w:themeColor="text1"/>
                <w:sz w:val="26"/>
                <w:szCs w:val="26"/>
              </w:rPr>
            </w:pPr>
          </w:p>
        </w:tc>
        <w:tc>
          <w:tcPr>
            <w:tcW w:w="1111" w:type="dxa"/>
          </w:tcPr>
          <w:p w14:paraId="1DF47CB6" w14:textId="77777777" w:rsidR="006C557D" w:rsidRPr="00ED745D" w:rsidRDefault="006C557D" w:rsidP="00C851B9">
            <w:pPr>
              <w:spacing w:line="240" w:lineRule="auto"/>
              <w:jc w:val="both"/>
              <w:rPr>
                <w:color w:val="000000" w:themeColor="text1"/>
                <w:sz w:val="26"/>
                <w:szCs w:val="26"/>
              </w:rPr>
            </w:pPr>
          </w:p>
        </w:tc>
        <w:tc>
          <w:tcPr>
            <w:tcW w:w="1015" w:type="dxa"/>
          </w:tcPr>
          <w:p w14:paraId="476124B0" w14:textId="77777777" w:rsidR="006C557D" w:rsidRPr="00ED745D" w:rsidRDefault="006C557D" w:rsidP="00C851B9">
            <w:pPr>
              <w:spacing w:line="240" w:lineRule="auto"/>
              <w:jc w:val="both"/>
              <w:rPr>
                <w:color w:val="000000" w:themeColor="text1"/>
                <w:sz w:val="26"/>
                <w:szCs w:val="26"/>
              </w:rPr>
            </w:pPr>
          </w:p>
        </w:tc>
        <w:tc>
          <w:tcPr>
            <w:tcW w:w="1146" w:type="dxa"/>
          </w:tcPr>
          <w:p w14:paraId="74C95438" w14:textId="77777777" w:rsidR="006C557D" w:rsidRPr="00ED745D" w:rsidRDefault="006C557D" w:rsidP="00C851B9">
            <w:pPr>
              <w:spacing w:line="240" w:lineRule="auto"/>
              <w:jc w:val="both"/>
              <w:rPr>
                <w:color w:val="000000" w:themeColor="text1"/>
                <w:sz w:val="26"/>
                <w:szCs w:val="26"/>
              </w:rPr>
            </w:pPr>
          </w:p>
        </w:tc>
        <w:tc>
          <w:tcPr>
            <w:tcW w:w="1547" w:type="dxa"/>
          </w:tcPr>
          <w:p w14:paraId="6AB0D1D7" w14:textId="77777777" w:rsidR="006C557D" w:rsidRPr="00ED745D" w:rsidRDefault="006C557D" w:rsidP="00C851B9">
            <w:pPr>
              <w:spacing w:line="240" w:lineRule="auto"/>
              <w:jc w:val="both"/>
              <w:rPr>
                <w:color w:val="000000" w:themeColor="text1"/>
                <w:sz w:val="26"/>
                <w:szCs w:val="26"/>
              </w:rPr>
            </w:pPr>
          </w:p>
        </w:tc>
        <w:tc>
          <w:tcPr>
            <w:tcW w:w="2398" w:type="dxa"/>
          </w:tcPr>
          <w:p w14:paraId="1C6F1BB8" w14:textId="77777777" w:rsidR="006C557D" w:rsidRPr="00ED745D" w:rsidRDefault="006C557D" w:rsidP="00C851B9">
            <w:pPr>
              <w:spacing w:line="240" w:lineRule="auto"/>
              <w:jc w:val="both"/>
              <w:rPr>
                <w:color w:val="000000" w:themeColor="text1"/>
                <w:sz w:val="26"/>
                <w:szCs w:val="26"/>
              </w:rPr>
            </w:pPr>
          </w:p>
        </w:tc>
        <w:tc>
          <w:tcPr>
            <w:tcW w:w="1644" w:type="dxa"/>
          </w:tcPr>
          <w:p w14:paraId="6D8729EC" w14:textId="77777777" w:rsidR="006C557D" w:rsidRPr="00ED745D" w:rsidRDefault="006C557D" w:rsidP="00C851B9">
            <w:pPr>
              <w:spacing w:line="240" w:lineRule="auto"/>
              <w:jc w:val="both"/>
              <w:rPr>
                <w:color w:val="000000" w:themeColor="text1"/>
                <w:sz w:val="26"/>
                <w:szCs w:val="26"/>
              </w:rPr>
            </w:pPr>
          </w:p>
        </w:tc>
      </w:tr>
      <w:tr w:rsidR="006C557D" w:rsidRPr="00ED745D" w14:paraId="44963BA0" w14:textId="77777777" w:rsidTr="00BC158B">
        <w:tc>
          <w:tcPr>
            <w:tcW w:w="908" w:type="dxa"/>
          </w:tcPr>
          <w:p w14:paraId="07739445" w14:textId="77777777" w:rsidR="006C557D" w:rsidRPr="00ED745D" w:rsidRDefault="006C557D" w:rsidP="00C851B9">
            <w:pPr>
              <w:spacing w:line="240" w:lineRule="auto"/>
              <w:jc w:val="both"/>
              <w:rPr>
                <w:color w:val="000000" w:themeColor="text1"/>
                <w:sz w:val="26"/>
                <w:szCs w:val="26"/>
              </w:rPr>
            </w:pPr>
          </w:p>
        </w:tc>
        <w:tc>
          <w:tcPr>
            <w:tcW w:w="1111" w:type="dxa"/>
          </w:tcPr>
          <w:p w14:paraId="780BBDE8" w14:textId="77777777" w:rsidR="006C557D" w:rsidRPr="00ED745D" w:rsidRDefault="006C557D" w:rsidP="00C851B9">
            <w:pPr>
              <w:spacing w:line="240" w:lineRule="auto"/>
              <w:jc w:val="both"/>
              <w:rPr>
                <w:color w:val="000000" w:themeColor="text1"/>
                <w:sz w:val="26"/>
                <w:szCs w:val="26"/>
              </w:rPr>
            </w:pPr>
          </w:p>
        </w:tc>
        <w:tc>
          <w:tcPr>
            <w:tcW w:w="1015" w:type="dxa"/>
          </w:tcPr>
          <w:p w14:paraId="758158E0" w14:textId="77777777" w:rsidR="006C557D" w:rsidRPr="00ED745D" w:rsidRDefault="006C557D" w:rsidP="00C851B9">
            <w:pPr>
              <w:spacing w:line="240" w:lineRule="auto"/>
              <w:jc w:val="both"/>
              <w:rPr>
                <w:color w:val="000000" w:themeColor="text1"/>
                <w:sz w:val="26"/>
                <w:szCs w:val="26"/>
              </w:rPr>
            </w:pPr>
          </w:p>
        </w:tc>
        <w:tc>
          <w:tcPr>
            <w:tcW w:w="1146" w:type="dxa"/>
          </w:tcPr>
          <w:p w14:paraId="7E3B8348" w14:textId="77777777" w:rsidR="006C557D" w:rsidRPr="00ED745D" w:rsidRDefault="006C557D" w:rsidP="00C851B9">
            <w:pPr>
              <w:spacing w:line="240" w:lineRule="auto"/>
              <w:jc w:val="both"/>
              <w:rPr>
                <w:color w:val="000000" w:themeColor="text1"/>
                <w:sz w:val="26"/>
                <w:szCs w:val="26"/>
              </w:rPr>
            </w:pPr>
          </w:p>
        </w:tc>
        <w:tc>
          <w:tcPr>
            <w:tcW w:w="1547" w:type="dxa"/>
          </w:tcPr>
          <w:p w14:paraId="4C284F60" w14:textId="77777777" w:rsidR="006C557D" w:rsidRPr="00ED745D" w:rsidRDefault="006C557D" w:rsidP="00C851B9">
            <w:pPr>
              <w:spacing w:line="240" w:lineRule="auto"/>
              <w:jc w:val="both"/>
              <w:rPr>
                <w:color w:val="000000" w:themeColor="text1"/>
                <w:sz w:val="26"/>
                <w:szCs w:val="26"/>
              </w:rPr>
            </w:pPr>
          </w:p>
        </w:tc>
        <w:tc>
          <w:tcPr>
            <w:tcW w:w="2398" w:type="dxa"/>
          </w:tcPr>
          <w:p w14:paraId="4179F735" w14:textId="77777777" w:rsidR="006C557D" w:rsidRPr="00ED745D" w:rsidRDefault="006C557D" w:rsidP="00C851B9">
            <w:pPr>
              <w:spacing w:line="240" w:lineRule="auto"/>
              <w:jc w:val="both"/>
              <w:rPr>
                <w:color w:val="000000" w:themeColor="text1"/>
                <w:sz w:val="26"/>
                <w:szCs w:val="26"/>
              </w:rPr>
            </w:pPr>
          </w:p>
        </w:tc>
        <w:tc>
          <w:tcPr>
            <w:tcW w:w="1644" w:type="dxa"/>
          </w:tcPr>
          <w:p w14:paraId="7F0D8437" w14:textId="77777777" w:rsidR="006C557D" w:rsidRPr="00ED745D" w:rsidRDefault="006C557D" w:rsidP="00C851B9">
            <w:pPr>
              <w:spacing w:line="240" w:lineRule="auto"/>
              <w:jc w:val="both"/>
              <w:rPr>
                <w:color w:val="000000" w:themeColor="text1"/>
                <w:sz w:val="26"/>
                <w:szCs w:val="26"/>
              </w:rPr>
            </w:pPr>
          </w:p>
        </w:tc>
      </w:tr>
      <w:tr w:rsidR="006C557D" w:rsidRPr="00ED745D" w14:paraId="36F7C36F" w14:textId="77777777" w:rsidTr="00BC158B">
        <w:tc>
          <w:tcPr>
            <w:tcW w:w="908" w:type="dxa"/>
          </w:tcPr>
          <w:p w14:paraId="527A3686" w14:textId="77777777" w:rsidR="006C557D" w:rsidRPr="00ED745D" w:rsidRDefault="006C557D" w:rsidP="00C851B9">
            <w:pPr>
              <w:spacing w:line="240" w:lineRule="auto"/>
              <w:jc w:val="both"/>
              <w:rPr>
                <w:color w:val="000000" w:themeColor="text1"/>
                <w:sz w:val="26"/>
                <w:szCs w:val="26"/>
              </w:rPr>
            </w:pPr>
          </w:p>
        </w:tc>
        <w:tc>
          <w:tcPr>
            <w:tcW w:w="1111" w:type="dxa"/>
          </w:tcPr>
          <w:p w14:paraId="358AA4DF" w14:textId="77777777" w:rsidR="006C557D" w:rsidRPr="00ED745D" w:rsidRDefault="006C557D" w:rsidP="00C851B9">
            <w:pPr>
              <w:spacing w:line="240" w:lineRule="auto"/>
              <w:jc w:val="both"/>
              <w:rPr>
                <w:color w:val="000000" w:themeColor="text1"/>
                <w:sz w:val="26"/>
                <w:szCs w:val="26"/>
              </w:rPr>
            </w:pPr>
          </w:p>
        </w:tc>
        <w:tc>
          <w:tcPr>
            <w:tcW w:w="1015" w:type="dxa"/>
          </w:tcPr>
          <w:p w14:paraId="22E3D1F6" w14:textId="77777777" w:rsidR="006C557D" w:rsidRPr="00ED745D" w:rsidRDefault="006C557D" w:rsidP="00C851B9">
            <w:pPr>
              <w:spacing w:line="240" w:lineRule="auto"/>
              <w:jc w:val="both"/>
              <w:rPr>
                <w:color w:val="000000" w:themeColor="text1"/>
                <w:sz w:val="26"/>
                <w:szCs w:val="26"/>
              </w:rPr>
            </w:pPr>
          </w:p>
        </w:tc>
        <w:tc>
          <w:tcPr>
            <w:tcW w:w="1146" w:type="dxa"/>
          </w:tcPr>
          <w:p w14:paraId="18FA80C5" w14:textId="77777777" w:rsidR="006C557D" w:rsidRPr="00ED745D" w:rsidRDefault="006C557D" w:rsidP="00C851B9">
            <w:pPr>
              <w:spacing w:line="240" w:lineRule="auto"/>
              <w:jc w:val="both"/>
              <w:rPr>
                <w:color w:val="000000" w:themeColor="text1"/>
                <w:sz w:val="26"/>
                <w:szCs w:val="26"/>
              </w:rPr>
            </w:pPr>
          </w:p>
        </w:tc>
        <w:tc>
          <w:tcPr>
            <w:tcW w:w="1547" w:type="dxa"/>
          </w:tcPr>
          <w:p w14:paraId="5D2AB418" w14:textId="77777777" w:rsidR="006C557D" w:rsidRPr="00ED745D" w:rsidRDefault="006C557D" w:rsidP="00C851B9">
            <w:pPr>
              <w:spacing w:line="240" w:lineRule="auto"/>
              <w:jc w:val="both"/>
              <w:rPr>
                <w:color w:val="000000" w:themeColor="text1"/>
                <w:sz w:val="26"/>
                <w:szCs w:val="26"/>
              </w:rPr>
            </w:pPr>
          </w:p>
        </w:tc>
        <w:tc>
          <w:tcPr>
            <w:tcW w:w="2398" w:type="dxa"/>
          </w:tcPr>
          <w:p w14:paraId="4A4BF534" w14:textId="77777777" w:rsidR="006C557D" w:rsidRPr="00ED745D" w:rsidRDefault="006C557D" w:rsidP="00C851B9">
            <w:pPr>
              <w:spacing w:line="240" w:lineRule="auto"/>
              <w:jc w:val="both"/>
              <w:rPr>
                <w:color w:val="000000" w:themeColor="text1"/>
                <w:sz w:val="26"/>
                <w:szCs w:val="26"/>
              </w:rPr>
            </w:pPr>
          </w:p>
        </w:tc>
        <w:tc>
          <w:tcPr>
            <w:tcW w:w="1644" w:type="dxa"/>
          </w:tcPr>
          <w:p w14:paraId="5F0AA8BA" w14:textId="77777777" w:rsidR="006C557D" w:rsidRPr="00ED745D" w:rsidRDefault="006C557D" w:rsidP="00C851B9">
            <w:pPr>
              <w:spacing w:line="240" w:lineRule="auto"/>
              <w:jc w:val="both"/>
              <w:rPr>
                <w:color w:val="000000" w:themeColor="text1"/>
                <w:sz w:val="26"/>
                <w:szCs w:val="26"/>
              </w:rPr>
            </w:pPr>
          </w:p>
        </w:tc>
      </w:tr>
      <w:tr w:rsidR="006C557D" w:rsidRPr="00ED745D" w14:paraId="11593C14" w14:textId="77777777" w:rsidTr="00BC158B">
        <w:tc>
          <w:tcPr>
            <w:tcW w:w="908" w:type="dxa"/>
          </w:tcPr>
          <w:p w14:paraId="5A114753" w14:textId="77777777" w:rsidR="006C557D" w:rsidRPr="00ED745D" w:rsidRDefault="006C557D" w:rsidP="00C851B9">
            <w:pPr>
              <w:spacing w:line="240" w:lineRule="auto"/>
              <w:jc w:val="both"/>
              <w:rPr>
                <w:color w:val="000000" w:themeColor="text1"/>
                <w:sz w:val="26"/>
                <w:szCs w:val="26"/>
              </w:rPr>
            </w:pPr>
          </w:p>
        </w:tc>
        <w:tc>
          <w:tcPr>
            <w:tcW w:w="1111" w:type="dxa"/>
          </w:tcPr>
          <w:p w14:paraId="63EA185C" w14:textId="77777777" w:rsidR="006C557D" w:rsidRPr="00ED745D" w:rsidRDefault="006C557D" w:rsidP="00C851B9">
            <w:pPr>
              <w:spacing w:line="240" w:lineRule="auto"/>
              <w:jc w:val="both"/>
              <w:rPr>
                <w:color w:val="000000" w:themeColor="text1"/>
                <w:sz w:val="26"/>
                <w:szCs w:val="26"/>
              </w:rPr>
            </w:pPr>
          </w:p>
        </w:tc>
        <w:tc>
          <w:tcPr>
            <w:tcW w:w="1015" w:type="dxa"/>
          </w:tcPr>
          <w:p w14:paraId="26B58021" w14:textId="77777777" w:rsidR="006C557D" w:rsidRPr="00ED745D" w:rsidRDefault="006C557D" w:rsidP="00C851B9">
            <w:pPr>
              <w:spacing w:line="240" w:lineRule="auto"/>
              <w:jc w:val="both"/>
              <w:rPr>
                <w:color w:val="000000" w:themeColor="text1"/>
                <w:sz w:val="26"/>
                <w:szCs w:val="26"/>
              </w:rPr>
            </w:pPr>
          </w:p>
        </w:tc>
        <w:tc>
          <w:tcPr>
            <w:tcW w:w="1146" w:type="dxa"/>
          </w:tcPr>
          <w:p w14:paraId="1C012B63" w14:textId="77777777" w:rsidR="006C557D" w:rsidRPr="00ED745D" w:rsidRDefault="006C557D" w:rsidP="00C851B9">
            <w:pPr>
              <w:spacing w:line="240" w:lineRule="auto"/>
              <w:jc w:val="both"/>
              <w:rPr>
                <w:color w:val="000000" w:themeColor="text1"/>
                <w:sz w:val="26"/>
                <w:szCs w:val="26"/>
              </w:rPr>
            </w:pPr>
          </w:p>
        </w:tc>
        <w:tc>
          <w:tcPr>
            <w:tcW w:w="1547" w:type="dxa"/>
          </w:tcPr>
          <w:p w14:paraId="73EA2DAF" w14:textId="77777777" w:rsidR="006C557D" w:rsidRPr="00ED745D" w:rsidRDefault="006C557D" w:rsidP="00C851B9">
            <w:pPr>
              <w:spacing w:line="240" w:lineRule="auto"/>
              <w:jc w:val="both"/>
              <w:rPr>
                <w:color w:val="000000" w:themeColor="text1"/>
                <w:sz w:val="26"/>
                <w:szCs w:val="26"/>
              </w:rPr>
            </w:pPr>
          </w:p>
        </w:tc>
        <w:tc>
          <w:tcPr>
            <w:tcW w:w="2398" w:type="dxa"/>
          </w:tcPr>
          <w:p w14:paraId="79E77FAB" w14:textId="77777777" w:rsidR="006C557D" w:rsidRPr="00ED745D" w:rsidRDefault="006C557D" w:rsidP="00C851B9">
            <w:pPr>
              <w:spacing w:line="240" w:lineRule="auto"/>
              <w:jc w:val="both"/>
              <w:rPr>
                <w:color w:val="000000" w:themeColor="text1"/>
                <w:sz w:val="26"/>
                <w:szCs w:val="26"/>
              </w:rPr>
            </w:pPr>
          </w:p>
        </w:tc>
        <w:tc>
          <w:tcPr>
            <w:tcW w:w="1644" w:type="dxa"/>
          </w:tcPr>
          <w:p w14:paraId="4119AEF1" w14:textId="77777777" w:rsidR="006C557D" w:rsidRPr="00ED745D" w:rsidRDefault="006C557D" w:rsidP="00C851B9">
            <w:pPr>
              <w:spacing w:line="240" w:lineRule="auto"/>
              <w:jc w:val="both"/>
              <w:rPr>
                <w:color w:val="000000" w:themeColor="text1"/>
                <w:sz w:val="26"/>
                <w:szCs w:val="26"/>
              </w:rPr>
            </w:pPr>
          </w:p>
        </w:tc>
      </w:tr>
      <w:tr w:rsidR="006C557D" w:rsidRPr="00ED745D" w14:paraId="11E35AC9" w14:textId="77777777" w:rsidTr="00BC158B">
        <w:tc>
          <w:tcPr>
            <w:tcW w:w="908" w:type="dxa"/>
          </w:tcPr>
          <w:p w14:paraId="27628DA7" w14:textId="77777777" w:rsidR="006C557D" w:rsidRPr="00ED745D" w:rsidRDefault="006C557D" w:rsidP="00C851B9">
            <w:pPr>
              <w:spacing w:line="240" w:lineRule="auto"/>
              <w:jc w:val="both"/>
              <w:rPr>
                <w:color w:val="000000" w:themeColor="text1"/>
                <w:sz w:val="26"/>
                <w:szCs w:val="26"/>
              </w:rPr>
            </w:pPr>
          </w:p>
        </w:tc>
        <w:tc>
          <w:tcPr>
            <w:tcW w:w="1111" w:type="dxa"/>
          </w:tcPr>
          <w:p w14:paraId="0AE116F7" w14:textId="77777777" w:rsidR="006C557D" w:rsidRPr="00ED745D" w:rsidRDefault="006C557D" w:rsidP="00C851B9">
            <w:pPr>
              <w:spacing w:line="240" w:lineRule="auto"/>
              <w:jc w:val="both"/>
              <w:rPr>
                <w:color w:val="000000" w:themeColor="text1"/>
                <w:sz w:val="26"/>
                <w:szCs w:val="26"/>
              </w:rPr>
            </w:pPr>
          </w:p>
        </w:tc>
        <w:tc>
          <w:tcPr>
            <w:tcW w:w="1015" w:type="dxa"/>
          </w:tcPr>
          <w:p w14:paraId="783AA64B" w14:textId="77777777" w:rsidR="006C557D" w:rsidRPr="00ED745D" w:rsidRDefault="006C557D" w:rsidP="00C851B9">
            <w:pPr>
              <w:spacing w:line="240" w:lineRule="auto"/>
              <w:jc w:val="both"/>
              <w:rPr>
                <w:color w:val="000000" w:themeColor="text1"/>
                <w:sz w:val="26"/>
                <w:szCs w:val="26"/>
              </w:rPr>
            </w:pPr>
          </w:p>
        </w:tc>
        <w:tc>
          <w:tcPr>
            <w:tcW w:w="1146" w:type="dxa"/>
          </w:tcPr>
          <w:p w14:paraId="7D0A7DA8" w14:textId="77777777" w:rsidR="006C557D" w:rsidRPr="00ED745D" w:rsidRDefault="006C557D" w:rsidP="00C851B9">
            <w:pPr>
              <w:spacing w:line="240" w:lineRule="auto"/>
              <w:jc w:val="both"/>
              <w:rPr>
                <w:color w:val="000000" w:themeColor="text1"/>
                <w:sz w:val="26"/>
                <w:szCs w:val="26"/>
              </w:rPr>
            </w:pPr>
          </w:p>
        </w:tc>
        <w:tc>
          <w:tcPr>
            <w:tcW w:w="1547" w:type="dxa"/>
          </w:tcPr>
          <w:p w14:paraId="1683A453" w14:textId="77777777" w:rsidR="006C557D" w:rsidRPr="00ED745D" w:rsidRDefault="006C557D" w:rsidP="00C851B9">
            <w:pPr>
              <w:spacing w:line="240" w:lineRule="auto"/>
              <w:jc w:val="both"/>
              <w:rPr>
                <w:color w:val="000000" w:themeColor="text1"/>
                <w:sz w:val="26"/>
                <w:szCs w:val="26"/>
              </w:rPr>
            </w:pPr>
          </w:p>
        </w:tc>
        <w:tc>
          <w:tcPr>
            <w:tcW w:w="2398" w:type="dxa"/>
          </w:tcPr>
          <w:p w14:paraId="5343B53B" w14:textId="77777777" w:rsidR="006C557D" w:rsidRPr="00ED745D" w:rsidRDefault="006C557D" w:rsidP="00C851B9">
            <w:pPr>
              <w:spacing w:line="240" w:lineRule="auto"/>
              <w:jc w:val="both"/>
              <w:rPr>
                <w:color w:val="000000" w:themeColor="text1"/>
                <w:sz w:val="26"/>
                <w:szCs w:val="26"/>
              </w:rPr>
            </w:pPr>
          </w:p>
        </w:tc>
        <w:tc>
          <w:tcPr>
            <w:tcW w:w="1644" w:type="dxa"/>
          </w:tcPr>
          <w:p w14:paraId="678C714C" w14:textId="77777777" w:rsidR="006C557D" w:rsidRPr="00ED745D" w:rsidRDefault="006C557D" w:rsidP="00C851B9">
            <w:pPr>
              <w:spacing w:line="240" w:lineRule="auto"/>
              <w:jc w:val="both"/>
              <w:rPr>
                <w:color w:val="000000" w:themeColor="text1"/>
                <w:sz w:val="26"/>
                <w:szCs w:val="26"/>
              </w:rPr>
            </w:pPr>
          </w:p>
        </w:tc>
      </w:tr>
      <w:tr w:rsidR="006C557D" w:rsidRPr="00ED745D" w14:paraId="02E44EAE" w14:textId="77777777" w:rsidTr="00BC158B">
        <w:tc>
          <w:tcPr>
            <w:tcW w:w="908" w:type="dxa"/>
          </w:tcPr>
          <w:p w14:paraId="5A1E9341" w14:textId="77777777" w:rsidR="006C557D" w:rsidRPr="00ED745D" w:rsidRDefault="006C557D" w:rsidP="00C851B9">
            <w:pPr>
              <w:spacing w:line="240" w:lineRule="auto"/>
              <w:jc w:val="both"/>
              <w:rPr>
                <w:color w:val="000000" w:themeColor="text1"/>
                <w:sz w:val="26"/>
                <w:szCs w:val="26"/>
              </w:rPr>
            </w:pPr>
          </w:p>
        </w:tc>
        <w:tc>
          <w:tcPr>
            <w:tcW w:w="1111" w:type="dxa"/>
          </w:tcPr>
          <w:p w14:paraId="62041454" w14:textId="77777777" w:rsidR="006C557D" w:rsidRPr="00ED745D" w:rsidRDefault="006C557D" w:rsidP="00C851B9">
            <w:pPr>
              <w:spacing w:line="240" w:lineRule="auto"/>
              <w:jc w:val="both"/>
              <w:rPr>
                <w:color w:val="000000" w:themeColor="text1"/>
                <w:sz w:val="26"/>
                <w:szCs w:val="26"/>
              </w:rPr>
            </w:pPr>
          </w:p>
        </w:tc>
        <w:tc>
          <w:tcPr>
            <w:tcW w:w="1015" w:type="dxa"/>
          </w:tcPr>
          <w:p w14:paraId="518CD40C" w14:textId="77777777" w:rsidR="006C557D" w:rsidRPr="00ED745D" w:rsidRDefault="006C557D" w:rsidP="00C851B9">
            <w:pPr>
              <w:spacing w:line="240" w:lineRule="auto"/>
              <w:jc w:val="both"/>
              <w:rPr>
                <w:color w:val="000000" w:themeColor="text1"/>
                <w:sz w:val="26"/>
                <w:szCs w:val="26"/>
              </w:rPr>
            </w:pPr>
          </w:p>
        </w:tc>
        <w:tc>
          <w:tcPr>
            <w:tcW w:w="1146" w:type="dxa"/>
          </w:tcPr>
          <w:p w14:paraId="22AFC207" w14:textId="77777777" w:rsidR="006C557D" w:rsidRPr="00ED745D" w:rsidRDefault="006C557D" w:rsidP="00C851B9">
            <w:pPr>
              <w:spacing w:line="240" w:lineRule="auto"/>
              <w:jc w:val="both"/>
              <w:rPr>
                <w:color w:val="000000" w:themeColor="text1"/>
                <w:sz w:val="26"/>
                <w:szCs w:val="26"/>
              </w:rPr>
            </w:pPr>
          </w:p>
        </w:tc>
        <w:tc>
          <w:tcPr>
            <w:tcW w:w="1547" w:type="dxa"/>
          </w:tcPr>
          <w:p w14:paraId="4BB34F13" w14:textId="77777777" w:rsidR="006C557D" w:rsidRPr="00ED745D" w:rsidRDefault="006C557D" w:rsidP="00C851B9">
            <w:pPr>
              <w:spacing w:line="240" w:lineRule="auto"/>
              <w:jc w:val="both"/>
              <w:rPr>
                <w:color w:val="000000" w:themeColor="text1"/>
                <w:sz w:val="26"/>
                <w:szCs w:val="26"/>
              </w:rPr>
            </w:pPr>
          </w:p>
        </w:tc>
        <w:tc>
          <w:tcPr>
            <w:tcW w:w="2398" w:type="dxa"/>
          </w:tcPr>
          <w:p w14:paraId="38ED5F26" w14:textId="77777777" w:rsidR="006C557D" w:rsidRPr="00ED745D" w:rsidRDefault="006C557D" w:rsidP="00C851B9">
            <w:pPr>
              <w:spacing w:line="240" w:lineRule="auto"/>
              <w:jc w:val="both"/>
              <w:rPr>
                <w:color w:val="000000" w:themeColor="text1"/>
                <w:sz w:val="26"/>
                <w:szCs w:val="26"/>
              </w:rPr>
            </w:pPr>
          </w:p>
        </w:tc>
        <w:tc>
          <w:tcPr>
            <w:tcW w:w="1644" w:type="dxa"/>
          </w:tcPr>
          <w:p w14:paraId="05680714" w14:textId="77777777" w:rsidR="006C557D" w:rsidRPr="00ED745D" w:rsidRDefault="006C557D" w:rsidP="00C851B9">
            <w:pPr>
              <w:spacing w:line="240" w:lineRule="auto"/>
              <w:jc w:val="both"/>
              <w:rPr>
                <w:color w:val="000000" w:themeColor="text1"/>
                <w:sz w:val="26"/>
                <w:szCs w:val="26"/>
              </w:rPr>
            </w:pPr>
          </w:p>
        </w:tc>
      </w:tr>
      <w:tr w:rsidR="006C557D" w:rsidRPr="00ED745D" w14:paraId="55DDAA1E" w14:textId="77777777" w:rsidTr="00BC158B">
        <w:tc>
          <w:tcPr>
            <w:tcW w:w="908" w:type="dxa"/>
          </w:tcPr>
          <w:p w14:paraId="0BAB1679" w14:textId="77777777" w:rsidR="006C557D" w:rsidRPr="00ED745D" w:rsidRDefault="006C557D" w:rsidP="00C851B9">
            <w:pPr>
              <w:spacing w:line="240" w:lineRule="auto"/>
              <w:jc w:val="both"/>
              <w:rPr>
                <w:color w:val="000000" w:themeColor="text1"/>
                <w:sz w:val="26"/>
                <w:szCs w:val="26"/>
              </w:rPr>
            </w:pPr>
          </w:p>
        </w:tc>
        <w:tc>
          <w:tcPr>
            <w:tcW w:w="1111" w:type="dxa"/>
          </w:tcPr>
          <w:p w14:paraId="3D89C859" w14:textId="77777777" w:rsidR="006C557D" w:rsidRPr="00ED745D" w:rsidRDefault="006C557D" w:rsidP="00C851B9">
            <w:pPr>
              <w:spacing w:line="240" w:lineRule="auto"/>
              <w:jc w:val="both"/>
              <w:rPr>
                <w:color w:val="000000" w:themeColor="text1"/>
                <w:sz w:val="26"/>
                <w:szCs w:val="26"/>
              </w:rPr>
            </w:pPr>
          </w:p>
        </w:tc>
        <w:tc>
          <w:tcPr>
            <w:tcW w:w="1015" w:type="dxa"/>
          </w:tcPr>
          <w:p w14:paraId="69D7C521" w14:textId="77777777" w:rsidR="006C557D" w:rsidRPr="00ED745D" w:rsidRDefault="006C557D" w:rsidP="00C851B9">
            <w:pPr>
              <w:spacing w:line="240" w:lineRule="auto"/>
              <w:jc w:val="both"/>
              <w:rPr>
                <w:color w:val="000000" w:themeColor="text1"/>
                <w:sz w:val="26"/>
                <w:szCs w:val="26"/>
              </w:rPr>
            </w:pPr>
          </w:p>
        </w:tc>
        <w:tc>
          <w:tcPr>
            <w:tcW w:w="1146" w:type="dxa"/>
          </w:tcPr>
          <w:p w14:paraId="15B2667F" w14:textId="77777777" w:rsidR="006C557D" w:rsidRPr="00ED745D" w:rsidRDefault="006C557D" w:rsidP="00C851B9">
            <w:pPr>
              <w:spacing w:line="240" w:lineRule="auto"/>
              <w:jc w:val="both"/>
              <w:rPr>
                <w:color w:val="000000" w:themeColor="text1"/>
                <w:sz w:val="26"/>
                <w:szCs w:val="26"/>
              </w:rPr>
            </w:pPr>
          </w:p>
        </w:tc>
        <w:tc>
          <w:tcPr>
            <w:tcW w:w="1547" w:type="dxa"/>
          </w:tcPr>
          <w:p w14:paraId="7812D200" w14:textId="77777777" w:rsidR="006C557D" w:rsidRPr="00ED745D" w:rsidRDefault="006C557D" w:rsidP="00C851B9">
            <w:pPr>
              <w:spacing w:line="240" w:lineRule="auto"/>
              <w:jc w:val="both"/>
              <w:rPr>
                <w:color w:val="000000" w:themeColor="text1"/>
                <w:sz w:val="26"/>
                <w:szCs w:val="26"/>
              </w:rPr>
            </w:pPr>
          </w:p>
        </w:tc>
        <w:tc>
          <w:tcPr>
            <w:tcW w:w="2398" w:type="dxa"/>
          </w:tcPr>
          <w:p w14:paraId="050F4F3A" w14:textId="77777777" w:rsidR="006C557D" w:rsidRPr="00ED745D" w:rsidRDefault="006C557D" w:rsidP="00C851B9">
            <w:pPr>
              <w:spacing w:line="240" w:lineRule="auto"/>
              <w:jc w:val="both"/>
              <w:rPr>
                <w:color w:val="000000" w:themeColor="text1"/>
                <w:sz w:val="26"/>
                <w:szCs w:val="26"/>
              </w:rPr>
            </w:pPr>
          </w:p>
        </w:tc>
        <w:tc>
          <w:tcPr>
            <w:tcW w:w="1644" w:type="dxa"/>
          </w:tcPr>
          <w:p w14:paraId="375F160C" w14:textId="77777777" w:rsidR="006C557D" w:rsidRPr="00ED745D" w:rsidRDefault="006C557D" w:rsidP="00C851B9">
            <w:pPr>
              <w:spacing w:line="240" w:lineRule="auto"/>
              <w:jc w:val="both"/>
              <w:rPr>
                <w:color w:val="000000" w:themeColor="text1"/>
                <w:sz w:val="26"/>
                <w:szCs w:val="26"/>
              </w:rPr>
            </w:pPr>
          </w:p>
        </w:tc>
      </w:tr>
      <w:tr w:rsidR="006C557D" w:rsidRPr="00ED745D" w14:paraId="3F00D1E6" w14:textId="77777777" w:rsidTr="00BC158B">
        <w:tc>
          <w:tcPr>
            <w:tcW w:w="908" w:type="dxa"/>
          </w:tcPr>
          <w:p w14:paraId="33D41FFC" w14:textId="77777777" w:rsidR="006C557D" w:rsidRPr="00ED745D" w:rsidRDefault="006C557D" w:rsidP="00C851B9">
            <w:pPr>
              <w:spacing w:line="240" w:lineRule="auto"/>
              <w:jc w:val="both"/>
              <w:rPr>
                <w:color w:val="000000" w:themeColor="text1"/>
                <w:sz w:val="26"/>
                <w:szCs w:val="26"/>
              </w:rPr>
            </w:pPr>
          </w:p>
        </w:tc>
        <w:tc>
          <w:tcPr>
            <w:tcW w:w="1111" w:type="dxa"/>
          </w:tcPr>
          <w:p w14:paraId="6BDBCD47" w14:textId="77777777" w:rsidR="006C557D" w:rsidRPr="00ED745D" w:rsidRDefault="006C557D" w:rsidP="00C851B9">
            <w:pPr>
              <w:spacing w:line="240" w:lineRule="auto"/>
              <w:jc w:val="both"/>
              <w:rPr>
                <w:color w:val="000000" w:themeColor="text1"/>
                <w:sz w:val="26"/>
                <w:szCs w:val="26"/>
              </w:rPr>
            </w:pPr>
          </w:p>
        </w:tc>
        <w:tc>
          <w:tcPr>
            <w:tcW w:w="1015" w:type="dxa"/>
          </w:tcPr>
          <w:p w14:paraId="6A5F089D" w14:textId="77777777" w:rsidR="006C557D" w:rsidRPr="00ED745D" w:rsidRDefault="006C557D" w:rsidP="00C851B9">
            <w:pPr>
              <w:spacing w:line="240" w:lineRule="auto"/>
              <w:jc w:val="both"/>
              <w:rPr>
                <w:color w:val="000000" w:themeColor="text1"/>
                <w:sz w:val="26"/>
                <w:szCs w:val="26"/>
              </w:rPr>
            </w:pPr>
          </w:p>
        </w:tc>
        <w:tc>
          <w:tcPr>
            <w:tcW w:w="1146" w:type="dxa"/>
          </w:tcPr>
          <w:p w14:paraId="5ADA578F" w14:textId="77777777" w:rsidR="006C557D" w:rsidRPr="00ED745D" w:rsidRDefault="006C557D" w:rsidP="00C851B9">
            <w:pPr>
              <w:spacing w:line="240" w:lineRule="auto"/>
              <w:jc w:val="both"/>
              <w:rPr>
                <w:color w:val="000000" w:themeColor="text1"/>
                <w:sz w:val="26"/>
                <w:szCs w:val="26"/>
              </w:rPr>
            </w:pPr>
          </w:p>
        </w:tc>
        <w:tc>
          <w:tcPr>
            <w:tcW w:w="1547" w:type="dxa"/>
          </w:tcPr>
          <w:p w14:paraId="055DF1B4" w14:textId="77777777" w:rsidR="006C557D" w:rsidRPr="00ED745D" w:rsidRDefault="006C557D" w:rsidP="00C851B9">
            <w:pPr>
              <w:spacing w:line="240" w:lineRule="auto"/>
              <w:jc w:val="both"/>
              <w:rPr>
                <w:color w:val="000000" w:themeColor="text1"/>
                <w:sz w:val="26"/>
                <w:szCs w:val="26"/>
              </w:rPr>
            </w:pPr>
          </w:p>
        </w:tc>
        <w:tc>
          <w:tcPr>
            <w:tcW w:w="2398" w:type="dxa"/>
          </w:tcPr>
          <w:p w14:paraId="000E3753" w14:textId="77777777" w:rsidR="006C557D" w:rsidRPr="00ED745D" w:rsidRDefault="006C557D" w:rsidP="00C851B9">
            <w:pPr>
              <w:spacing w:line="240" w:lineRule="auto"/>
              <w:jc w:val="both"/>
              <w:rPr>
                <w:color w:val="000000" w:themeColor="text1"/>
                <w:sz w:val="26"/>
                <w:szCs w:val="26"/>
              </w:rPr>
            </w:pPr>
          </w:p>
        </w:tc>
        <w:tc>
          <w:tcPr>
            <w:tcW w:w="1644" w:type="dxa"/>
          </w:tcPr>
          <w:p w14:paraId="3C6D0FB8" w14:textId="77777777" w:rsidR="006C557D" w:rsidRPr="00ED745D" w:rsidRDefault="006C557D" w:rsidP="00C851B9">
            <w:pPr>
              <w:spacing w:line="240" w:lineRule="auto"/>
              <w:jc w:val="both"/>
              <w:rPr>
                <w:color w:val="000000" w:themeColor="text1"/>
                <w:sz w:val="26"/>
                <w:szCs w:val="26"/>
              </w:rPr>
            </w:pPr>
          </w:p>
        </w:tc>
      </w:tr>
      <w:tr w:rsidR="006C557D" w:rsidRPr="00ED745D" w14:paraId="1225CDB7" w14:textId="77777777" w:rsidTr="00BC158B">
        <w:tc>
          <w:tcPr>
            <w:tcW w:w="908" w:type="dxa"/>
          </w:tcPr>
          <w:p w14:paraId="1D8133AE" w14:textId="77777777" w:rsidR="006C557D" w:rsidRPr="00ED745D" w:rsidRDefault="006C557D" w:rsidP="00C851B9">
            <w:pPr>
              <w:spacing w:line="240" w:lineRule="auto"/>
              <w:jc w:val="both"/>
              <w:rPr>
                <w:color w:val="000000" w:themeColor="text1"/>
                <w:sz w:val="26"/>
                <w:szCs w:val="26"/>
              </w:rPr>
            </w:pPr>
          </w:p>
        </w:tc>
        <w:tc>
          <w:tcPr>
            <w:tcW w:w="1111" w:type="dxa"/>
          </w:tcPr>
          <w:p w14:paraId="00A86CDC" w14:textId="77777777" w:rsidR="006C557D" w:rsidRPr="00ED745D" w:rsidRDefault="006C557D" w:rsidP="00C851B9">
            <w:pPr>
              <w:spacing w:line="240" w:lineRule="auto"/>
              <w:jc w:val="both"/>
              <w:rPr>
                <w:color w:val="000000" w:themeColor="text1"/>
                <w:sz w:val="26"/>
                <w:szCs w:val="26"/>
              </w:rPr>
            </w:pPr>
          </w:p>
        </w:tc>
        <w:tc>
          <w:tcPr>
            <w:tcW w:w="1015" w:type="dxa"/>
          </w:tcPr>
          <w:p w14:paraId="5864F4CF" w14:textId="77777777" w:rsidR="006C557D" w:rsidRPr="00ED745D" w:rsidRDefault="006C557D" w:rsidP="00C851B9">
            <w:pPr>
              <w:spacing w:line="240" w:lineRule="auto"/>
              <w:jc w:val="both"/>
              <w:rPr>
                <w:color w:val="000000" w:themeColor="text1"/>
                <w:sz w:val="26"/>
                <w:szCs w:val="26"/>
              </w:rPr>
            </w:pPr>
          </w:p>
        </w:tc>
        <w:tc>
          <w:tcPr>
            <w:tcW w:w="1146" w:type="dxa"/>
          </w:tcPr>
          <w:p w14:paraId="34108E94" w14:textId="77777777" w:rsidR="006C557D" w:rsidRPr="00ED745D" w:rsidRDefault="006C557D" w:rsidP="00C851B9">
            <w:pPr>
              <w:spacing w:line="240" w:lineRule="auto"/>
              <w:jc w:val="both"/>
              <w:rPr>
                <w:color w:val="000000" w:themeColor="text1"/>
                <w:sz w:val="26"/>
                <w:szCs w:val="26"/>
              </w:rPr>
            </w:pPr>
          </w:p>
        </w:tc>
        <w:tc>
          <w:tcPr>
            <w:tcW w:w="1547" w:type="dxa"/>
          </w:tcPr>
          <w:p w14:paraId="7A3A9FD9" w14:textId="77777777" w:rsidR="006C557D" w:rsidRPr="00ED745D" w:rsidRDefault="006C557D" w:rsidP="00C851B9">
            <w:pPr>
              <w:spacing w:line="240" w:lineRule="auto"/>
              <w:jc w:val="both"/>
              <w:rPr>
                <w:color w:val="000000" w:themeColor="text1"/>
                <w:sz w:val="26"/>
                <w:szCs w:val="26"/>
              </w:rPr>
            </w:pPr>
          </w:p>
        </w:tc>
        <w:tc>
          <w:tcPr>
            <w:tcW w:w="2398" w:type="dxa"/>
          </w:tcPr>
          <w:p w14:paraId="3613511A" w14:textId="77777777" w:rsidR="006C557D" w:rsidRPr="00ED745D" w:rsidRDefault="006C557D" w:rsidP="00C851B9">
            <w:pPr>
              <w:spacing w:line="240" w:lineRule="auto"/>
              <w:jc w:val="both"/>
              <w:rPr>
                <w:color w:val="000000" w:themeColor="text1"/>
                <w:sz w:val="26"/>
                <w:szCs w:val="26"/>
              </w:rPr>
            </w:pPr>
          </w:p>
        </w:tc>
        <w:tc>
          <w:tcPr>
            <w:tcW w:w="1644" w:type="dxa"/>
          </w:tcPr>
          <w:p w14:paraId="1E1B234C" w14:textId="77777777" w:rsidR="006C557D" w:rsidRPr="00ED745D" w:rsidRDefault="006C557D" w:rsidP="00C851B9">
            <w:pPr>
              <w:spacing w:line="240" w:lineRule="auto"/>
              <w:jc w:val="both"/>
              <w:rPr>
                <w:color w:val="000000" w:themeColor="text1"/>
                <w:sz w:val="26"/>
                <w:szCs w:val="26"/>
              </w:rPr>
            </w:pPr>
          </w:p>
        </w:tc>
      </w:tr>
    </w:tbl>
    <w:p w14:paraId="4F51944F" w14:textId="77777777" w:rsidR="006C557D" w:rsidRPr="00ED745D" w:rsidRDefault="006C557D" w:rsidP="00C851B9">
      <w:pPr>
        <w:spacing w:line="240" w:lineRule="auto"/>
        <w:jc w:val="both"/>
        <w:rPr>
          <w:b/>
          <w:bCs/>
          <w:color w:val="000000" w:themeColor="text1"/>
          <w:sz w:val="26"/>
          <w:szCs w:val="26"/>
        </w:rPr>
      </w:pPr>
    </w:p>
    <w:p w14:paraId="07B388B3" w14:textId="77777777" w:rsidR="006C557D" w:rsidRPr="00ED745D" w:rsidRDefault="006C557D" w:rsidP="00C851B9">
      <w:pPr>
        <w:pStyle w:val="Footer"/>
        <w:spacing w:line="240" w:lineRule="auto"/>
        <w:jc w:val="both"/>
        <w:rPr>
          <w:color w:val="000000" w:themeColor="text1"/>
          <w:sz w:val="26"/>
          <w:szCs w:val="26"/>
        </w:rPr>
      </w:pPr>
    </w:p>
    <w:p w14:paraId="0D8FE105" w14:textId="77777777" w:rsidR="006C557D" w:rsidRPr="00ED745D" w:rsidRDefault="006C557D" w:rsidP="00C851B9">
      <w:pPr>
        <w:jc w:val="both"/>
        <w:rPr>
          <w:b/>
          <w:bCs/>
          <w:sz w:val="26"/>
          <w:szCs w:val="26"/>
        </w:rPr>
      </w:pPr>
      <w:r w:rsidRPr="00ED745D">
        <w:rPr>
          <w:b/>
          <w:bCs/>
          <w:color w:val="000000" w:themeColor="text1"/>
          <w:sz w:val="26"/>
          <w:szCs w:val="26"/>
        </w:rPr>
        <w:br w:type="page"/>
      </w:r>
    </w:p>
    <w:bookmarkStart w:id="4" w:name="_Toc362429612" w:displacedByCustomXml="next"/>
    <w:bookmarkStart w:id="5" w:name="_Toc356227235" w:displacedByCustomXml="next"/>
    <w:sdt>
      <w:sdtPr>
        <w:rPr>
          <w:caps/>
        </w:rPr>
        <w:id w:val="-818569475"/>
        <w:docPartObj>
          <w:docPartGallery w:val="Table of Contents"/>
          <w:docPartUnique/>
        </w:docPartObj>
      </w:sdtPr>
      <w:sdtEndPr>
        <w:rPr>
          <w:caps w:val="0"/>
          <w:noProof/>
        </w:rPr>
      </w:sdtEndPr>
      <w:sdtContent>
        <w:p w14:paraId="63B833D0" w14:textId="77777777" w:rsidR="006C557D" w:rsidRPr="00321174" w:rsidRDefault="006C557D" w:rsidP="00C851B9">
          <w:pPr>
            <w:pStyle w:val="Body"/>
            <w:rPr>
              <w:b/>
              <w:bCs w:val="0"/>
            </w:rPr>
          </w:pPr>
          <w:r w:rsidRPr="00321174">
            <w:rPr>
              <w:b/>
              <w:bCs w:val="0"/>
            </w:rPr>
            <w:t>Content</w:t>
          </w:r>
        </w:p>
        <w:p w14:paraId="2CA898D7" w14:textId="77777777" w:rsidR="006C557D" w:rsidRPr="00321174" w:rsidRDefault="006C557D" w:rsidP="00C851B9">
          <w:pPr>
            <w:pStyle w:val="Body"/>
            <w:rPr>
              <w:b/>
              <w:bCs w:val="0"/>
            </w:rPr>
          </w:pPr>
        </w:p>
        <w:p w14:paraId="19AC57D9" w14:textId="017C5E1D" w:rsidR="00321174" w:rsidRPr="00321174" w:rsidRDefault="006C557D">
          <w:pPr>
            <w:pStyle w:val="TOC1"/>
            <w:rPr>
              <w:rFonts w:asciiTheme="minorHAnsi" w:eastAsiaTheme="minorEastAsia" w:hAnsiTheme="minorHAnsi" w:cstheme="minorBidi"/>
              <w:snapToGrid/>
              <w:sz w:val="22"/>
              <w:szCs w:val="22"/>
            </w:rPr>
          </w:pPr>
          <w:r w:rsidRPr="00321174">
            <w:rPr>
              <w:noProof w:val="0"/>
              <w:sz w:val="26"/>
              <w:szCs w:val="26"/>
              <w:lang w:val="en-GB" w:eastAsia="en-GB"/>
            </w:rPr>
            <w:fldChar w:fldCharType="begin"/>
          </w:r>
          <w:r w:rsidRPr="00321174">
            <w:rPr>
              <w:sz w:val="26"/>
              <w:szCs w:val="26"/>
            </w:rPr>
            <w:instrText xml:space="preserve"> TOC \o "1-3" \h \z \u </w:instrText>
          </w:r>
          <w:r w:rsidRPr="00321174">
            <w:rPr>
              <w:noProof w:val="0"/>
              <w:sz w:val="26"/>
              <w:szCs w:val="26"/>
              <w:lang w:val="en-GB" w:eastAsia="en-GB"/>
            </w:rPr>
            <w:fldChar w:fldCharType="separate"/>
          </w:r>
          <w:hyperlink w:anchor="_Toc109314428" w:history="1">
            <w:r w:rsidR="00321174" w:rsidRPr="00321174">
              <w:rPr>
                <w:rStyle w:val="Hyperlink"/>
              </w:rPr>
              <w:t>HUMAN RESOURCE MANAGEMENT – SUB MODULE 4: HRM BUSINESS</w:t>
            </w:r>
            <w:r w:rsidR="00321174" w:rsidRPr="00321174">
              <w:rPr>
                <w:webHidden/>
              </w:rPr>
              <w:tab/>
            </w:r>
            <w:r w:rsidR="00321174" w:rsidRPr="00321174">
              <w:rPr>
                <w:webHidden/>
              </w:rPr>
              <w:fldChar w:fldCharType="begin"/>
            </w:r>
            <w:r w:rsidR="00321174" w:rsidRPr="00321174">
              <w:rPr>
                <w:webHidden/>
              </w:rPr>
              <w:instrText xml:space="preserve"> PAGEREF _Toc109314428 \h </w:instrText>
            </w:r>
            <w:r w:rsidR="00321174" w:rsidRPr="00321174">
              <w:rPr>
                <w:webHidden/>
              </w:rPr>
            </w:r>
            <w:r w:rsidR="00321174" w:rsidRPr="00321174">
              <w:rPr>
                <w:webHidden/>
              </w:rPr>
              <w:fldChar w:fldCharType="separate"/>
            </w:r>
            <w:r w:rsidR="00321174" w:rsidRPr="00321174">
              <w:rPr>
                <w:webHidden/>
              </w:rPr>
              <w:t>1</w:t>
            </w:r>
            <w:r w:rsidR="00321174" w:rsidRPr="00321174">
              <w:rPr>
                <w:webHidden/>
              </w:rPr>
              <w:fldChar w:fldCharType="end"/>
            </w:r>
          </w:hyperlink>
        </w:p>
        <w:p w14:paraId="03B2D0EA" w14:textId="12D69403" w:rsidR="00321174" w:rsidRPr="00321174" w:rsidRDefault="0072559D">
          <w:pPr>
            <w:pStyle w:val="TOC1"/>
            <w:rPr>
              <w:rFonts w:asciiTheme="minorHAnsi" w:eastAsiaTheme="minorEastAsia" w:hAnsiTheme="minorHAnsi" w:cstheme="minorBidi"/>
              <w:snapToGrid/>
              <w:sz w:val="22"/>
              <w:szCs w:val="22"/>
            </w:rPr>
          </w:pPr>
          <w:hyperlink w:anchor="_Toc109314429" w:history="1">
            <w:r w:rsidR="00321174" w:rsidRPr="00321174">
              <w:rPr>
                <w:rStyle w:val="Hyperlink"/>
              </w:rPr>
              <w:t>SYSTEM REQUIREMENT SPECIFICATION</w:t>
            </w:r>
            <w:r w:rsidR="00321174" w:rsidRPr="00321174">
              <w:rPr>
                <w:webHidden/>
              </w:rPr>
              <w:tab/>
            </w:r>
            <w:r w:rsidR="00321174" w:rsidRPr="00321174">
              <w:rPr>
                <w:webHidden/>
              </w:rPr>
              <w:fldChar w:fldCharType="begin"/>
            </w:r>
            <w:r w:rsidR="00321174" w:rsidRPr="00321174">
              <w:rPr>
                <w:webHidden/>
              </w:rPr>
              <w:instrText xml:space="preserve"> PAGEREF _Toc109314429 \h </w:instrText>
            </w:r>
            <w:r w:rsidR="00321174" w:rsidRPr="00321174">
              <w:rPr>
                <w:webHidden/>
              </w:rPr>
            </w:r>
            <w:r w:rsidR="00321174" w:rsidRPr="00321174">
              <w:rPr>
                <w:webHidden/>
              </w:rPr>
              <w:fldChar w:fldCharType="separate"/>
            </w:r>
            <w:r w:rsidR="00321174" w:rsidRPr="00321174">
              <w:rPr>
                <w:webHidden/>
              </w:rPr>
              <w:t>3</w:t>
            </w:r>
            <w:r w:rsidR="00321174" w:rsidRPr="00321174">
              <w:rPr>
                <w:webHidden/>
              </w:rPr>
              <w:fldChar w:fldCharType="end"/>
            </w:r>
          </w:hyperlink>
        </w:p>
        <w:p w14:paraId="7E055382" w14:textId="05978F6A" w:rsidR="00321174" w:rsidRPr="00321174" w:rsidRDefault="0072559D">
          <w:pPr>
            <w:pStyle w:val="TOC1"/>
            <w:rPr>
              <w:rFonts w:asciiTheme="minorHAnsi" w:eastAsiaTheme="minorEastAsia" w:hAnsiTheme="minorHAnsi" w:cstheme="minorBidi"/>
              <w:snapToGrid/>
              <w:sz w:val="22"/>
              <w:szCs w:val="22"/>
            </w:rPr>
          </w:pPr>
          <w:hyperlink w:anchor="_Toc109314430" w:history="1">
            <w:r w:rsidR="00321174" w:rsidRPr="00321174">
              <w:rPr>
                <w:rStyle w:val="Hyperlink"/>
              </w:rPr>
              <w:t>REVISE HISTORY</w:t>
            </w:r>
            <w:r w:rsidR="00321174" w:rsidRPr="00321174">
              <w:rPr>
                <w:webHidden/>
              </w:rPr>
              <w:tab/>
            </w:r>
            <w:r w:rsidR="00321174" w:rsidRPr="00321174">
              <w:rPr>
                <w:webHidden/>
              </w:rPr>
              <w:fldChar w:fldCharType="begin"/>
            </w:r>
            <w:r w:rsidR="00321174" w:rsidRPr="00321174">
              <w:rPr>
                <w:webHidden/>
              </w:rPr>
              <w:instrText xml:space="preserve"> PAGEREF _Toc109314430 \h </w:instrText>
            </w:r>
            <w:r w:rsidR="00321174" w:rsidRPr="00321174">
              <w:rPr>
                <w:webHidden/>
              </w:rPr>
            </w:r>
            <w:r w:rsidR="00321174" w:rsidRPr="00321174">
              <w:rPr>
                <w:webHidden/>
              </w:rPr>
              <w:fldChar w:fldCharType="separate"/>
            </w:r>
            <w:r w:rsidR="00321174" w:rsidRPr="00321174">
              <w:rPr>
                <w:webHidden/>
              </w:rPr>
              <w:t>4</w:t>
            </w:r>
            <w:r w:rsidR="00321174" w:rsidRPr="00321174">
              <w:rPr>
                <w:webHidden/>
              </w:rPr>
              <w:fldChar w:fldCharType="end"/>
            </w:r>
          </w:hyperlink>
        </w:p>
        <w:p w14:paraId="2D618C67" w14:textId="2CBAD7EB" w:rsidR="00321174" w:rsidRPr="00321174" w:rsidRDefault="0072559D">
          <w:pPr>
            <w:pStyle w:val="TOC1"/>
            <w:rPr>
              <w:rFonts w:asciiTheme="minorHAnsi" w:eastAsiaTheme="minorEastAsia" w:hAnsiTheme="minorHAnsi" w:cstheme="minorBidi"/>
              <w:snapToGrid/>
              <w:sz w:val="22"/>
              <w:szCs w:val="22"/>
            </w:rPr>
          </w:pPr>
          <w:hyperlink w:anchor="_Toc109314431" w:history="1">
            <w:r w:rsidR="00321174" w:rsidRPr="00321174">
              <w:rPr>
                <w:rStyle w:val="Hyperlink"/>
              </w:rPr>
              <w:t>1.</w:t>
            </w:r>
            <w:r w:rsidR="00321174" w:rsidRPr="00321174">
              <w:rPr>
                <w:rFonts w:asciiTheme="minorHAnsi" w:eastAsiaTheme="minorEastAsia" w:hAnsiTheme="minorHAnsi" w:cstheme="minorBidi"/>
                <w:snapToGrid/>
                <w:sz w:val="22"/>
                <w:szCs w:val="22"/>
              </w:rPr>
              <w:tab/>
            </w:r>
            <w:r w:rsidR="00321174" w:rsidRPr="00321174">
              <w:rPr>
                <w:rStyle w:val="Hyperlink"/>
              </w:rPr>
              <w:t>INTRODUCTION</w:t>
            </w:r>
            <w:r w:rsidR="00321174" w:rsidRPr="00321174">
              <w:rPr>
                <w:webHidden/>
              </w:rPr>
              <w:tab/>
            </w:r>
            <w:r w:rsidR="00321174" w:rsidRPr="00321174">
              <w:rPr>
                <w:webHidden/>
              </w:rPr>
              <w:fldChar w:fldCharType="begin"/>
            </w:r>
            <w:r w:rsidR="00321174" w:rsidRPr="00321174">
              <w:rPr>
                <w:webHidden/>
              </w:rPr>
              <w:instrText xml:space="preserve"> PAGEREF _Toc109314431 \h </w:instrText>
            </w:r>
            <w:r w:rsidR="00321174" w:rsidRPr="00321174">
              <w:rPr>
                <w:webHidden/>
              </w:rPr>
            </w:r>
            <w:r w:rsidR="00321174" w:rsidRPr="00321174">
              <w:rPr>
                <w:webHidden/>
              </w:rPr>
              <w:fldChar w:fldCharType="separate"/>
            </w:r>
            <w:r w:rsidR="00321174" w:rsidRPr="00321174">
              <w:rPr>
                <w:webHidden/>
              </w:rPr>
              <w:t>7</w:t>
            </w:r>
            <w:r w:rsidR="00321174" w:rsidRPr="00321174">
              <w:rPr>
                <w:webHidden/>
              </w:rPr>
              <w:fldChar w:fldCharType="end"/>
            </w:r>
          </w:hyperlink>
        </w:p>
        <w:p w14:paraId="12540DBC" w14:textId="141AA0D7" w:rsidR="00321174" w:rsidRPr="00321174" w:rsidRDefault="0072559D">
          <w:pPr>
            <w:pStyle w:val="TOC2"/>
            <w:rPr>
              <w:rFonts w:asciiTheme="minorHAnsi" w:eastAsiaTheme="minorEastAsia" w:hAnsiTheme="minorHAnsi" w:cstheme="minorBidi"/>
              <w:b/>
              <w:snapToGrid/>
              <w:sz w:val="22"/>
              <w:szCs w:val="22"/>
            </w:rPr>
          </w:pPr>
          <w:hyperlink w:anchor="_Toc109314432" w:history="1">
            <w:r w:rsidR="00321174" w:rsidRPr="00321174">
              <w:rPr>
                <w:rStyle w:val="Hyperlink"/>
                <w:b/>
              </w:rPr>
              <w:t>1.1</w:t>
            </w:r>
            <w:r w:rsidR="00321174" w:rsidRPr="00321174">
              <w:rPr>
                <w:rFonts w:asciiTheme="minorHAnsi" w:eastAsiaTheme="minorEastAsia" w:hAnsiTheme="minorHAnsi" w:cstheme="minorBidi"/>
                <w:b/>
                <w:snapToGrid/>
                <w:sz w:val="22"/>
                <w:szCs w:val="22"/>
              </w:rPr>
              <w:tab/>
            </w:r>
            <w:r w:rsidR="00321174" w:rsidRPr="00321174">
              <w:rPr>
                <w:rStyle w:val="Hyperlink"/>
                <w:b/>
              </w:rPr>
              <w:t>Purpose</w:t>
            </w:r>
            <w:r w:rsidR="00321174" w:rsidRPr="00321174">
              <w:rPr>
                <w:b/>
                <w:webHidden/>
              </w:rPr>
              <w:tab/>
            </w:r>
            <w:r w:rsidR="00321174" w:rsidRPr="00321174">
              <w:rPr>
                <w:b/>
                <w:webHidden/>
              </w:rPr>
              <w:fldChar w:fldCharType="begin"/>
            </w:r>
            <w:r w:rsidR="00321174" w:rsidRPr="00321174">
              <w:rPr>
                <w:b/>
                <w:webHidden/>
              </w:rPr>
              <w:instrText xml:space="preserve"> PAGEREF _Toc109314432 \h </w:instrText>
            </w:r>
            <w:r w:rsidR="00321174" w:rsidRPr="00321174">
              <w:rPr>
                <w:b/>
                <w:webHidden/>
              </w:rPr>
            </w:r>
            <w:r w:rsidR="00321174" w:rsidRPr="00321174">
              <w:rPr>
                <w:b/>
                <w:webHidden/>
              </w:rPr>
              <w:fldChar w:fldCharType="separate"/>
            </w:r>
            <w:r w:rsidR="00321174" w:rsidRPr="00321174">
              <w:rPr>
                <w:b/>
                <w:webHidden/>
              </w:rPr>
              <w:t>7</w:t>
            </w:r>
            <w:r w:rsidR="00321174" w:rsidRPr="00321174">
              <w:rPr>
                <w:b/>
                <w:webHidden/>
              </w:rPr>
              <w:fldChar w:fldCharType="end"/>
            </w:r>
          </w:hyperlink>
        </w:p>
        <w:p w14:paraId="3D9F8F42" w14:textId="759D8D76" w:rsidR="00321174" w:rsidRPr="00321174" w:rsidRDefault="0072559D">
          <w:pPr>
            <w:pStyle w:val="TOC2"/>
            <w:rPr>
              <w:rFonts w:asciiTheme="minorHAnsi" w:eastAsiaTheme="minorEastAsia" w:hAnsiTheme="minorHAnsi" w:cstheme="minorBidi"/>
              <w:b/>
              <w:snapToGrid/>
              <w:sz w:val="22"/>
              <w:szCs w:val="22"/>
            </w:rPr>
          </w:pPr>
          <w:hyperlink w:anchor="_Toc109314433" w:history="1">
            <w:r w:rsidR="00321174" w:rsidRPr="00321174">
              <w:rPr>
                <w:rStyle w:val="Hyperlink"/>
                <w:b/>
              </w:rPr>
              <w:t>1.2</w:t>
            </w:r>
            <w:r w:rsidR="00321174" w:rsidRPr="00321174">
              <w:rPr>
                <w:rFonts w:asciiTheme="minorHAnsi" w:eastAsiaTheme="minorEastAsia" w:hAnsiTheme="minorHAnsi" w:cstheme="minorBidi"/>
                <w:b/>
                <w:snapToGrid/>
                <w:sz w:val="22"/>
                <w:szCs w:val="22"/>
              </w:rPr>
              <w:tab/>
            </w:r>
            <w:r w:rsidR="00321174" w:rsidRPr="00321174">
              <w:rPr>
                <w:rStyle w:val="Hyperlink"/>
                <w:b/>
              </w:rPr>
              <w:t>Scope</w:t>
            </w:r>
            <w:r w:rsidR="00321174" w:rsidRPr="00321174">
              <w:rPr>
                <w:b/>
                <w:webHidden/>
              </w:rPr>
              <w:tab/>
            </w:r>
            <w:r w:rsidR="00321174" w:rsidRPr="00321174">
              <w:rPr>
                <w:b/>
                <w:webHidden/>
              </w:rPr>
              <w:fldChar w:fldCharType="begin"/>
            </w:r>
            <w:r w:rsidR="00321174" w:rsidRPr="00321174">
              <w:rPr>
                <w:b/>
                <w:webHidden/>
              </w:rPr>
              <w:instrText xml:space="preserve"> PAGEREF _Toc109314433 \h </w:instrText>
            </w:r>
            <w:r w:rsidR="00321174" w:rsidRPr="00321174">
              <w:rPr>
                <w:b/>
                <w:webHidden/>
              </w:rPr>
            </w:r>
            <w:r w:rsidR="00321174" w:rsidRPr="00321174">
              <w:rPr>
                <w:b/>
                <w:webHidden/>
              </w:rPr>
              <w:fldChar w:fldCharType="separate"/>
            </w:r>
            <w:r w:rsidR="00321174" w:rsidRPr="00321174">
              <w:rPr>
                <w:b/>
                <w:webHidden/>
              </w:rPr>
              <w:t>7</w:t>
            </w:r>
            <w:r w:rsidR="00321174" w:rsidRPr="00321174">
              <w:rPr>
                <w:b/>
                <w:webHidden/>
              </w:rPr>
              <w:fldChar w:fldCharType="end"/>
            </w:r>
          </w:hyperlink>
        </w:p>
        <w:p w14:paraId="2D47A607" w14:textId="610CE013" w:rsidR="00321174" w:rsidRPr="00321174" w:rsidRDefault="0072559D">
          <w:pPr>
            <w:pStyle w:val="TOC2"/>
            <w:rPr>
              <w:rFonts w:asciiTheme="minorHAnsi" w:eastAsiaTheme="minorEastAsia" w:hAnsiTheme="minorHAnsi" w:cstheme="minorBidi"/>
              <w:b/>
              <w:snapToGrid/>
              <w:sz w:val="22"/>
              <w:szCs w:val="22"/>
            </w:rPr>
          </w:pPr>
          <w:hyperlink w:anchor="_Toc109314434" w:history="1">
            <w:r w:rsidR="00321174" w:rsidRPr="00321174">
              <w:rPr>
                <w:rStyle w:val="Hyperlink"/>
                <w:b/>
              </w:rPr>
              <w:t>1.3. Definitions, Acronyms, and Abbreviations</w:t>
            </w:r>
            <w:r w:rsidR="00321174" w:rsidRPr="00321174">
              <w:rPr>
                <w:b/>
                <w:webHidden/>
              </w:rPr>
              <w:tab/>
            </w:r>
            <w:r w:rsidR="00321174" w:rsidRPr="00321174">
              <w:rPr>
                <w:b/>
                <w:webHidden/>
              </w:rPr>
              <w:fldChar w:fldCharType="begin"/>
            </w:r>
            <w:r w:rsidR="00321174" w:rsidRPr="00321174">
              <w:rPr>
                <w:b/>
                <w:webHidden/>
              </w:rPr>
              <w:instrText xml:space="preserve"> PAGEREF _Toc109314434 \h </w:instrText>
            </w:r>
            <w:r w:rsidR="00321174" w:rsidRPr="00321174">
              <w:rPr>
                <w:b/>
                <w:webHidden/>
              </w:rPr>
            </w:r>
            <w:r w:rsidR="00321174" w:rsidRPr="00321174">
              <w:rPr>
                <w:b/>
                <w:webHidden/>
              </w:rPr>
              <w:fldChar w:fldCharType="separate"/>
            </w:r>
            <w:r w:rsidR="00321174" w:rsidRPr="00321174">
              <w:rPr>
                <w:b/>
                <w:webHidden/>
              </w:rPr>
              <w:t>8</w:t>
            </w:r>
            <w:r w:rsidR="00321174" w:rsidRPr="00321174">
              <w:rPr>
                <w:b/>
                <w:webHidden/>
              </w:rPr>
              <w:fldChar w:fldCharType="end"/>
            </w:r>
          </w:hyperlink>
        </w:p>
        <w:p w14:paraId="30B92639" w14:textId="199C6B00" w:rsidR="00321174" w:rsidRPr="00321174" w:rsidRDefault="0072559D">
          <w:pPr>
            <w:pStyle w:val="TOC2"/>
            <w:rPr>
              <w:rFonts w:asciiTheme="minorHAnsi" w:eastAsiaTheme="minorEastAsia" w:hAnsiTheme="minorHAnsi" w:cstheme="minorBidi"/>
              <w:b/>
              <w:snapToGrid/>
              <w:sz w:val="22"/>
              <w:szCs w:val="22"/>
            </w:rPr>
          </w:pPr>
          <w:hyperlink w:anchor="_Toc109314435" w:history="1">
            <w:r w:rsidR="00321174" w:rsidRPr="00321174">
              <w:rPr>
                <w:rStyle w:val="Hyperlink"/>
                <w:b/>
              </w:rPr>
              <w:t>1.2.1</w:t>
            </w:r>
            <w:r w:rsidR="00321174" w:rsidRPr="00321174">
              <w:rPr>
                <w:rFonts w:asciiTheme="minorHAnsi" w:eastAsiaTheme="minorEastAsia" w:hAnsiTheme="minorHAnsi" w:cstheme="minorBidi"/>
                <w:b/>
                <w:snapToGrid/>
                <w:sz w:val="22"/>
                <w:szCs w:val="22"/>
              </w:rPr>
              <w:tab/>
            </w:r>
            <w:r w:rsidR="00321174" w:rsidRPr="00321174">
              <w:rPr>
                <w:rStyle w:val="Hyperlink"/>
                <w:b/>
              </w:rPr>
              <w:t>Reference</w:t>
            </w:r>
            <w:r w:rsidR="00321174" w:rsidRPr="00321174">
              <w:rPr>
                <w:b/>
                <w:webHidden/>
              </w:rPr>
              <w:tab/>
            </w:r>
            <w:r w:rsidR="00321174" w:rsidRPr="00321174">
              <w:rPr>
                <w:b/>
                <w:webHidden/>
              </w:rPr>
              <w:fldChar w:fldCharType="begin"/>
            </w:r>
            <w:r w:rsidR="00321174" w:rsidRPr="00321174">
              <w:rPr>
                <w:b/>
                <w:webHidden/>
              </w:rPr>
              <w:instrText xml:space="preserve"> PAGEREF _Toc109314435 \h </w:instrText>
            </w:r>
            <w:r w:rsidR="00321174" w:rsidRPr="00321174">
              <w:rPr>
                <w:b/>
                <w:webHidden/>
              </w:rPr>
            </w:r>
            <w:r w:rsidR="00321174" w:rsidRPr="00321174">
              <w:rPr>
                <w:b/>
                <w:webHidden/>
              </w:rPr>
              <w:fldChar w:fldCharType="separate"/>
            </w:r>
            <w:r w:rsidR="00321174" w:rsidRPr="00321174">
              <w:rPr>
                <w:b/>
                <w:webHidden/>
              </w:rPr>
              <w:t>8</w:t>
            </w:r>
            <w:r w:rsidR="00321174" w:rsidRPr="00321174">
              <w:rPr>
                <w:b/>
                <w:webHidden/>
              </w:rPr>
              <w:fldChar w:fldCharType="end"/>
            </w:r>
          </w:hyperlink>
        </w:p>
        <w:p w14:paraId="49FC1DB7" w14:textId="3CB88885" w:rsidR="00321174" w:rsidRPr="00321174" w:rsidRDefault="0072559D">
          <w:pPr>
            <w:pStyle w:val="TOC1"/>
            <w:rPr>
              <w:rFonts w:asciiTheme="minorHAnsi" w:eastAsiaTheme="minorEastAsia" w:hAnsiTheme="minorHAnsi" w:cstheme="minorBidi"/>
              <w:snapToGrid/>
              <w:sz w:val="22"/>
              <w:szCs w:val="22"/>
            </w:rPr>
          </w:pPr>
          <w:hyperlink w:anchor="_Toc109314436" w:history="1">
            <w:r w:rsidR="00321174" w:rsidRPr="00321174">
              <w:rPr>
                <w:rStyle w:val="Hyperlink"/>
              </w:rPr>
              <w:t>2.</w:t>
            </w:r>
            <w:r w:rsidR="00321174" w:rsidRPr="00321174">
              <w:rPr>
                <w:rFonts w:asciiTheme="minorHAnsi" w:eastAsiaTheme="minorEastAsia" w:hAnsiTheme="minorHAnsi" w:cstheme="minorBidi"/>
                <w:snapToGrid/>
                <w:sz w:val="22"/>
                <w:szCs w:val="22"/>
              </w:rPr>
              <w:tab/>
            </w:r>
            <w:r w:rsidR="00321174" w:rsidRPr="00321174">
              <w:rPr>
                <w:rStyle w:val="Hyperlink"/>
              </w:rPr>
              <w:t>SYSTEM OVERVIEW</w:t>
            </w:r>
            <w:r w:rsidR="00321174" w:rsidRPr="00321174">
              <w:rPr>
                <w:webHidden/>
              </w:rPr>
              <w:tab/>
            </w:r>
            <w:r w:rsidR="00321174" w:rsidRPr="00321174">
              <w:rPr>
                <w:webHidden/>
              </w:rPr>
              <w:fldChar w:fldCharType="begin"/>
            </w:r>
            <w:r w:rsidR="00321174" w:rsidRPr="00321174">
              <w:rPr>
                <w:webHidden/>
              </w:rPr>
              <w:instrText xml:space="preserve"> PAGEREF _Toc109314436 \h </w:instrText>
            </w:r>
            <w:r w:rsidR="00321174" w:rsidRPr="00321174">
              <w:rPr>
                <w:webHidden/>
              </w:rPr>
            </w:r>
            <w:r w:rsidR="00321174" w:rsidRPr="00321174">
              <w:rPr>
                <w:webHidden/>
              </w:rPr>
              <w:fldChar w:fldCharType="separate"/>
            </w:r>
            <w:r w:rsidR="00321174" w:rsidRPr="00321174">
              <w:rPr>
                <w:webHidden/>
              </w:rPr>
              <w:t>10</w:t>
            </w:r>
            <w:r w:rsidR="00321174" w:rsidRPr="00321174">
              <w:rPr>
                <w:webHidden/>
              </w:rPr>
              <w:fldChar w:fldCharType="end"/>
            </w:r>
          </w:hyperlink>
        </w:p>
        <w:p w14:paraId="680CDA7B" w14:textId="338370E3" w:rsidR="00321174" w:rsidRPr="00321174" w:rsidRDefault="0072559D">
          <w:pPr>
            <w:pStyle w:val="TOC2"/>
            <w:rPr>
              <w:rFonts w:asciiTheme="minorHAnsi" w:eastAsiaTheme="minorEastAsia" w:hAnsiTheme="minorHAnsi" w:cstheme="minorBidi"/>
              <w:b/>
              <w:snapToGrid/>
              <w:sz w:val="22"/>
              <w:szCs w:val="22"/>
            </w:rPr>
          </w:pPr>
          <w:hyperlink w:anchor="_Toc109314437" w:history="1">
            <w:r w:rsidR="00321174" w:rsidRPr="00321174">
              <w:rPr>
                <w:rStyle w:val="Hyperlink"/>
                <w:b/>
              </w:rPr>
              <w:t>2.1</w:t>
            </w:r>
            <w:r w:rsidR="00321174" w:rsidRPr="00321174">
              <w:rPr>
                <w:rFonts w:asciiTheme="minorHAnsi" w:eastAsiaTheme="minorEastAsia" w:hAnsiTheme="minorHAnsi" w:cstheme="minorBidi"/>
                <w:b/>
                <w:snapToGrid/>
                <w:sz w:val="22"/>
                <w:szCs w:val="22"/>
              </w:rPr>
              <w:tab/>
            </w:r>
            <w:r w:rsidR="00321174" w:rsidRPr="00321174">
              <w:rPr>
                <w:rStyle w:val="Hyperlink"/>
                <w:b/>
                <w:lang w:val="en"/>
              </w:rPr>
              <w:t>Problem Statement</w:t>
            </w:r>
            <w:r w:rsidR="00321174" w:rsidRPr="00321174">
              <w:rPr>
                <w:b/>
                <w:webHidden/>
              </w:rPr>
              <w:tab/>
            </w:r>
            <w:r w:rsidR="00321174" w:rsidRPr="00321174">
              <w:rPr>
                <w:b/>
                <w:webHidden/>
              </w:rPr>
              <w:fldChar w:fldCharType="begin"/>
            </w:r>
            <w:r w:rsidR="00321174" w:rsidRPr="00321174">
              <w:rPr>
                <w:b/>
                <w:webHidden/>
              </w:rPr>
              <w:instrText xml:space="preserve"> PAGEREF _Toc109314437 \h </w:instrText>
            </w:r>
            <w:r w:rsidR="00321174" w:rsidRPr="00321174">
              <w:rPr>
                <w:b/>
                <w:webHidden/>
              </w:rPr>
            </w:r>
            <w:r w:rsidR="00321174" w:rsidRPr="00321174">
              <w:rPr>
                <w:b/>
                <w:webHidden/>
              </w:rPr>
              <w:fldChar w:fldCharType="separate"/>
            </w:r>
            <w:r w:rsidR="00321174" w:rsidRPr="00321174">
              <w:rPr>
                <w:b/>
                <w:webHidden/>
              </w:rPr>
              <w:t>10</w:t>
            </w:r>
            <w:r w:rsidR="00321174" w:rsidRPr="00321174">
              <w:rPr>
                <w:b/>
                <w:webHidden/>
              </w:rPr>
              <w:fldChar w:fldCharType="end"/>
            </w:r>
          </w:hyperlink>
        </w:p>
        <w:p w14:paraId="50269B31" w14:textId="7B130239" w:rsidR="00321174" w:rsidRPr="00321174" w:rsidRDefault="0072559D">
          <w:pPr>
            <w:pStyle w:val="TOC2"/>
            <w:rPr>
              <w:rFonts w:asciiTheme="minorHAnsi" w:eastAsiaTheme="minorEastAsia" w:hAnsiTheme="minorHAnsi" w:cstheme="minorBidi"/>
              <w:b/>
              <w:snapToGrid/>
              <w:sz w:val="22"/>
              <w:szCs w:val="22"/>
            </w:rPr>
          </w:pPr>
          <w:hyperlink w:anchor="_Toc109314438" w:history="1">
            <w:r w:rsidR="00321174" w:rsidRPr="00321174">
              <w:rPr>
                <w:rStyle w:val="Hyperlink"/>
                <w:b/>
              </w:rPr>
              <w:t>2.2</w:t>
            </w:r>
            <w:r w:rsidR="00321174" w:rsidRPr="00321174">
              <w:rPr>
                <w:rFonts w:asciiTheme="minorHAnsi" w:eastAsiaTheme="minorEastAsia" w:hAnsiTheme="minorHAnsi" w:cstheme="minorBidi"/>
                <w:b/>
                <w:snapToGrid/>
                <w:sz w:val="22"/>
                <w:szCs w:val="22"/>
              </w:rPr>
              <w:tab/>
            </w:r>
            <w:r w:rsidR="00321174" w:rsidRPr="00321174">
              <w:rPr>
                <w:rStyle w:val="Hyperlink"/>
                <w:b/>
              </w:rPr>
              <w:t>Purpose of system</w:t>
            </w:r>
            <w:r w:rsidR="00321174" w:rsidRPr="00321174">
              <w:rPr>
                <w:b/>
                <w:webHidden/>
              </w:rPr>
              <w:tab/>
            </w:r>
            <w:r w:rsidR="00321174" w:rsidRPr="00321174">
              <w:rPr>
                <w:b/>
                <w:webHidden/>
              </w:rPr>
              <w:fldChar w:fldCharType="begin"/>
            </w:r>
            <w:r w:rsidR="00321174" w:rsidRPr="00321174">
              <w:rPr>
                <w:b/>
                <w:webHidden/>
              </w:rPr>
              <w:instrText xml:space="preserve"> PAGEREF _Toc109314438 \h </w:instrText>
            </w:r>
            <w:r w:rsidR="00321174" w:rsidRPr="00321174">
              <w:rPr>
                <w:b/>
                <w:webHidden/>
              </w:rPr>
            </w:r>
            <w:r w:rsidR="00321174" w:rsidRPr="00321174">
              <w:rPr>
                <w:b/>
                <w:webHidden/>
              </w:rPr>
              <w:fldChar w:fldCharType="separate"/>
            </w:r>
            <w:r w:rsidR="00321174" w:rsidRPr="00321174">
              <w:rPr>
                <w:b/>
                <w:webHidden/>
              </w:rPr>
              <w:t>10</w:t>
            </w:r>
            <w:r w:rsidR="00321174" w:rsidRPr="00321174">
              <w:rPr>
                <w:b/>
                <w:webHidden/>
              </w:rPr>
              <w:fldChar w:fldCharType="end"/>
            </w:r>
          </w:hyperlink>
        </w:p>
        <w:p w14:paraId="741C7FF6" w14:textId="49E03341" w:rsidR="00321174" w:rsidRPr="00321174" w:rsidRDefault="0072559D">
          <w:pPr>
            <w:pStyle w:val="TOC2"/>
            <w:rPr>
              <w:rFonts w:asciiTheme="minorHAnsi" w:eastAsiaTheme="minorEastAsia" w:hAnsiTheme="minorHAnsi" w:cstheme="minorBidi"/>
              <w:b/>
              <w:snapToGrid/>
              <w:sz w:val="22"/>
              <w:szCs w:val="22"/>
            </w:rPr>
          </w:pPr>
          <w:hyperlink w:anchor="_Toc109314439" w:history="1">
            <w:r w:rsidR="00321174" w:rsidRPr="00321174">
              <w:rPr>
                <w:rStyle w:val="Hyperlink"/>
                <w:b/>
              </w:rPr>
              <w:t>2.3</w:t>
            </w:r>
            <w:r w:rsidR="00321174" w:rsidRPr="00321174">
              <w:rPr>
                <w:rFonts w:asciiTheme="minorHAnsi" w:eastAsiaTheme="minorEastAsia" w:hAnsiTheme="minorHAnsi" w:cstheme="minorBidi"/>
                <w:b/>
                <w:snapToGrid/>
                <w:sz w:val="22"/>
                <w:szCs w:val="22"/>
              </w:rPr>
              <w:tab/>
            </w:r>
            <w:r w:rsidR="00321174" w:rsidRPr="00321174">
              <w:rPr>
                <w:rStyle w:val="Hyperlink"/>
                <w:b/>
              </w:rPr>
              <w:t>Scope of system</w:t>
            </w:r>
            <w:r w:rsidR="00321174" w:rsidRPr="00321174">
              <w:rPr>
                <w:b/>
                <w:webHidden/>
              </w:rPr>
              <w:tab/>
            </w:r>
            <w:r w:rsidR="00321174" w:rsidRPr="00321174">
              <w:rPr>
                <w:b/>
                <w:webHidden/>
              </w:rPr>
              <w:fldChar w:fldCharType="begin"/>
            </w:r>
            <w:r w:rsidR="00321174" w:rsidRPr="00321174">
              <w:rPr>
                <w:b/>
                <w:webHidden/>
              </w:rPr>
              <w:instrText xml:space="preserve"> PAGEREF _Toc109314439 \h </w:instrText>
            </w:r>
            <w:r w:rsidR="00321174" w:rsidRPr="00321174">
              <w:rPr>
                <w:b/>
                <w:webHidden/>
              </w:rPr>
            </w:r>
            <w:r w:rsidR="00321174" w:rsidRPr="00321174">
              <w:rPr>
                <w:b/>
                <w:webHidden/>
              </w:rPr>
              <w:fldChar w:fldCharType="separate"/>
            </w:r>
            <w:r w:rsidR="00321174" w:rsidRPr="00321174">
              <w:rPr>
                <w:b/>
                <w:webHidden/>
              </w:rPr>
              <w:t>10</w:t>
            </w:r>
            <w:r w:rsidR="00321174" w:rsidRPr="00321174">
              <w:rPr>
                <w:b/>
                <w:webHidden/>
              </w:rPr>
              <w:fldChar w:fldCharType="end"/>
            </w:r>
          </w:hyperlink>
        </w:p>
        <w:p w14:paraId="0466066B" w14:textId="61D92963" w:rsidR="00321174" w:rsidRPr="00321174" w:rsidRDefault="0072559D">
          <w:pPr>
            <w:pStyle w:val="TOC3"/>
            <w:rPr>
              <w:rFonts w:asciiTheme="minorHAnsi" w:eastAsiaTheme="minorEastAsia" w:hAnsiTheme="minorHAnsi" w:cstheme="minorBidi"/>
              <w:b/>
              <w:i w:val="0"/>
              <w:snapToGrid/>
              <w:sz w:val="22"/>
              <w:szCs w:val="22"/>
            </w:rPr>
          </w:pPr>
          <w:hyperlink w:anchor="_Toc109314440" w:history="1">
            <w:r w:rsidR="00321174" w:rsidRPr="00321174">
              <w:rPr>
                <w:rStyle w:val="Hyperlink"/>
                <w:b/>
                <w:i w:val="0"/>
              </w:rPr>
              <w:t>2.3.1</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rPr>
              <w:t>Use case</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_Toc109314440 \h </w:instrText>
            </w:r>
            <w:r w:rsidR="00321174" w:rsidRPr="00321174">
              <w:rPr>
                <w:b/>
                <w:i w:val="0"/>
                <w:webHidden/>
              </w:rPr>
            </w:r>
            <w:r w:rsidR="00321174" w:rsidRPr="00321174">
              <w:rPr>
                <w:b/>
                <w:i w:val="0"/>
                <w:webHidden/>
              </w:rPr>
              <w:fldChar w:fldCharType="separate"/>
            </w:r>
            <w:r w:rsidR="00321174" w:rsidRPr="00321174">
              <w:rPr>
                <w:b/>
                <w:i w:val="0"/>
                <w:webHidden/>
              </w:rPr>
              <w:t>10</w:t>
            </w:r>
            <w:r w:rsidR="00321174" w:rsidRPr="00321174">
              <w:rPr>
                <w:b/>
                <w:i w:val="0"/>
                <w:webHidden/>
              </w:rPr>
              <w:fldChar w:fldCharType="end"/>
            </w:r>
          </w:hyperlink>
        </w:p>
        <w:p w14:paraId="5910E8B2" w14:textId="4FF73D9E" w:rsidR="00321174" w:rsidRPr="00321174" w:rsidRDefault="0072559D">
          <w:pPr>
            <w:pStyle w:val="TOC3"/>
            <w:rPr>
              <w:rFonts w:asciiTheme="minorHAnsi" w:eastAsiaTheme="minorEastAsia" w:hAnsiTheme="minorHAnsi" w:cstheme="minorBidi"/>
              <w:b/>
              <w:i w:val="0"/>
              <w:snapToGrid/>
              <w:sz w:val="22"/>
              <w:szCs w:val="22"/>
            </w:rPr>
          </w:pPr>
          <w:hyperlink w:anchor="_Toc109314441" w:history="1">
            <w:r w:rsidR="00321174" w:rsidRPr="00321174">
              <w:rPr>
                <w:rStyle w:val="Hyperlink"/>
                <w:b/>
                <w:i w:val="0"/>
                <w:lang w:val="en"/>
              </w:rPr>
              <w:t>2.3.2</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Function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_Toc109314441 \h </w:instrText>
            </w:r>
            <w:r w:rsidR="00321174" w:rsidRPr="00321174">
              <w:rPr>
                <w:b/>
                <w:i w:val="0"/>
                <w:webHidden/>
              </w:rPr>
            </w:r>
            <w:r w:rsidR="00321174" w:rsidRPr="00321174">
              <w:rPr>
                <w:b/>
                <w:i w:val="0"/>
                <w:webHidden/>
              </w:rPr>
              <w:fldChar w:fldCharType="separate"/>
            </w:r>
            <w:r w:rsidR="00321174" w:rsidRPr="00321174">
              <w:rPr>
                <w:b/>
                <w:i w:val="0"/>
                <w:webHidden/>
              </w:rPr>
              <w:t>11</w:t>
            </w:r>
            <w:r w:rsidR="00321174" w:rsidRPr="00321174">
              <w:rPr>
                <w:b/>
                <w:i w:val="0"/>
                <w:webHidden/>
              </w:rPr>
              <w:fldChar w:fldCharType="end"/>
            </w:r>
          </w:hyperlink>
        </w:p>
        <w:p w14:paraId="78BBECD9" w14:textId="37678784" w:rsidR="00321174" w:rsidRPr="00321174" w:rsidRDefault="0072559D">
          <w:pPr>
            <w:pStyle w:val="TOC3"/>
            <w:rPr>
              <w:rFonts w:asciiTheme="minorHAnsi" w:eastAsiaTheme="minorEastAsia" w:hAnsiTheme="minorHAnsi" w:cstheme="minorBidi"/>
              <w:b/>
              <w:i w:val="0"/>
              <w:snapToGrid/>
              <w:sz w:val="22"/>
              <w:szCs w:val="22"/>
            </w:rPr>
          </w:pPr>
          <w:hyperlink w:anchor="_Toc109314442" w:history="1">
            <w:r w:rsidR="00321174" w:rsidRPr="00321174">
              <w:rPr>
                <w:rStyle w:val="Hyperlink"/>
                <w:b/>
                <w:i w:val="0"/>
                <w:lang w:val="en"/>
              </w:rPr>
              <w:t>2.3.3</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Overall model</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_Toc109314442 \h </w:instrText>
            </w:r>
            <w:r w:rsidR="00321174" w:rsidRPr="00321174">
              <w:rPr>
                <w:b/>
                <w:i w:val="0"/>
                <w:webHidden/>
              </w:rPr>
            </w:r>
            <w:r w:rsidR="00321174" w:rsidRPr="00321174">
              <w:rPr>
                <w:b/>
                <w:i w:val="0"/>
                <w:webHidden/>
              </w:rPr>
              <w:fldChar w:fldCharType="separate"/>
            </w:r>
            <w:r w:rsidR="00321174" w:rsidRPr="00321174">
              <w:rPr>
                <w:b/>
                <w:i w:val="0"/>
                <w:webHidden/>
              </w:rPr>
              <w:t>14</w:t>
            </w:r>
            <w:r w:rsidR="00321174" w:rsidRPr="00321174">
              <w:rPr>
                <w:b/>
                <w:i w:val="0"/>
                <w:webHidden/>
              </w:rPr>
              <w:fldChar w:fldCharType="end"/>
            </w:r>
          </w:hyperlink>
        </w:p>
        <w:p w14:paraId="5C7A2828" w14:textId="72564227" w:rsidR="00321174" w:rsidRPr="00321174" w:rsidRDefault="0072559D">
          <w:pPr>
            <w:pStyle w:val="TOC3"/>
            <w:rPr>
              <w:rFonts w:asciiTheme="minorHAnsi" w:eastAsiaTheme="minorEastAsia" w:hAnsiTheme="minorHAnsi" w:cstheme="minorBidi"/>
              <w:b/>
              <w:i w:val="0"/>
              <w:snapToGrid/>
              <w:sz w:val="22"/>
              <w:szCs w:val="22"/>
            </w:rPr>
          </w:pPr>
          <w:hyperlink w:anchor="_Toc109314443" w:history="1">
            <w:r w:rsidR="00321174" w:rsidRPr="00321174">
              <w:rPr>
                <w:rStyle w:val="Hyperlink"/>
                <w:b/>
                <w:i w:val="0"/>
                <w:lang w:val="en"/>
              </w:rPr>
              <w:t>2.3.4</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System Authorization Table</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_Toc109314443 \h </w:instrText>
            </w:r>
            <w:r w:rsidR="00321174" w:rsidRPr="00321174">
              <w:rPr>
                <w:b/>
                <w:i w:val="0"/>
                <w:webHidden/>
              </w:rPr>
            </w:r>
            <w:r w:rsidR="00321174" w:rsidRPr="00321174">
              <w:rPr>
                <w:b/>
                <w:i w:val="0"/>
                <w:webHidden/>
              </w:rPr>
              <w:fldChar w:fldCharType="separate"/>
            </w:r>
            <w:r w:rsidR="00321174" w:rsidRPr="00321174">
              <w:rPr>
                <w:b/>
                <w:i w:val="0"/>
                <w:webHidden/>
              </w:rPr>
              <w:t>14</w:t>
            </w:r>
            <w:r w:rsidR="00321174" w:rsidRPr="00321174">
              <w:rPr>
                <w:b/>
                <w:i w:val="0"/>
                <w:webHidden/>
              </w:rPr>
              <w:fldChar w:fldCharType="end"/>
            </w:r>
          </w:hyperlink>
        </w:p>
        <w:p w14:paraId="556372F4" w14:textId="6E7783D7" w:rsidR="00321174" w:rsidRPr="00321174" w:rsidRDefault="0072559D">
          <w:pPr>
            <w:pStyle w:val="TOC1"/>
            <w:rPr>
              <w:rFonts w:asciiTheme="minorHAnsi" w:eastAsiaTheme="minorEastAsia" w:hAnsiTheme="minorHAnsi" w:cstheme="minorBidi"/>
              <w:snapToGrid/>
              <w:sz w:val="22"/>
              <w:szCs w:val="22"/>
            </w:rPr>
          </w:pPr>
          <w:hyperlink w:anchor="_Toc109314444" w:history="1">
            <w:r w:rsidR="00321174" w:rsidRPr="00321174">
              <w:rPr>
                <w:rStyle w:val="Hyperlink"/>
              </w:rPr>
              <w:t>3.</w:t>
            </w:r>
            <w:r w:rsidR="00321174" w:rsidRPr="00321174">
              <w:rPr>
                <w:rFonts w:asciiTheme="minorHAnsi" w:eastAsiaTheme="minorEastAsia" w:hAnsiTheme="minorHAnsi" w:cstheme="minorBidi"/>
                <w:snapToGrid/>
                <w:sz w:val="22"/>
                <w:szCs w:val="22"/>
              </w:rPr>
              <w:tab/>
            </w:r>
            <w:r w:rsidR="00321174" w:rsidRPr="00321174">
              <w:rPr>
                <w:rStyle w:val="Hyperlink"/>
              </w:rPr>
              <w:t>SPECIFIC REQUIREMENTS</w:t>
            </w:r>
            <w:r w:rsidR="00321174" w:rsidRPr="00321174">
              <w:rPr>
                <w:webHidden/>
              </w:rPr>
              <w:tab/>
            </w:r>
            <w:r w:rsidR="00321174" w:rsidRPr="00321174">
              <w:rPr>
                <w:webHidden/>
              </w:rPr>
              <w:fldChar w:fldCharType="begin"/>
            </w:r>
            <w:r w:rsidR="00321174" w:rsidRPr="00321174">
              <w:rPr>
                <w:webHidden/>
              </w:rPr>
              <w:instrText xml:space="preserve"> PAGEREF _Toc109314444 \h </w:instrText>
            </w:r>
            <w:r w:rsidR="00321174" w:rsidRPr="00321174">
              <w:rPr>
                <w:webHidden/>
              </w:rPr>
            </w:r>
            <w:r w:rsidR="00321174" w:rsidRPr="00321174">
              <w:rPr>
                <w:webHidden/>
              </w:rPr>
              <w:fldChar w:fldCharType="separate"/>
            </w:r>
            <w:r w:rsidR="00321174" w:rsidRPr="00321174">
              <w:rPr>
                <w:webHidden/>
              </w:rPr>
              <w:t>14</w:t>
            </w:r>
            <w:r w:rsidR="00321174" w:rsidRPr="00321174">
              <w:rPr>
                <w:webHidden/>
              </w:rPr>
              <w:fldChar w:fldCharType="end"/>
            </w:r>
          </w:hyperlink>
        </w:p>
        <w:p w14:paraId="633DCE1C" w14:textId="64E46122" w:rsidR="00321174" w:rsidRPr="00321174" w:rsidRDefault="0072559D">
          <w:pPr>
            <w:pStyle w:val="TOC2"/>
            <w:rPr>
              <w:rFonts w:asciiTheme="minorHAnsi" w:eastAsiaTheme="minorEastAsia" w:hAnsiTheme="minorHAnsi" w:cstheme="minorBidi"/>
              <w:b/>
              <w:snapToGrid/>
              <w:sz w:val="22"/>
              <w:szCs w:val="22"/>
            </w:rPr>
          </w:pPr>
          <w:hyperlink w:anchor="_Toc109314445" w:history="1">
            <w:r w:rsidR="00321174" w:rsidRPr="00321174">
              <w:rPr>
                <w:rStyle w:val="Hyperlink"/>
                <w:b/>
                <w:lang w:val="en"/>
              </w:rPr>
              <w:t>3.1</w:t>
            </w:r>
            <w:r w:rsidR="00321174" w:rsidRPr="00321174">
              <w:rPr>
                <w:rFonts w:asciiTheme="minorHAnsi" w:eastAsiaTheme="minorEastAsia" w:hAnsiTheme="minorHAnsi" w:cstheme="minorBidi"/>
                <w:b/>
                <w:snapToGrid/>
                <w:sz w:val="22"/>
                <w:szCs w:val="22"/>
              </w:rPr>
              <w:tab/>
            </w:r>
            <w:r w:rsidR="00321174" w:rsidRPr="00321174">
              <w:rPr>
                <w:rStyle w:val="Hyperlink"/>
                <w:b/>
                <w:lang w:val="en"/>
              </w:rPr>
              <w:t>Login</w:t>
            </w:r>
            <w:r w:rsidR="00321174" w:rsidRPr="00321174">
              <w:rPr>
                <w:b/>
                <w:webHidden/>
              </w:rPr>
              <w:tab/>
            </w:r>
            <w:r w:rsidR="00321174" w:rsidRPr="00321174">
              <w:rPr>
                <w:b/>
                <w:webHidden/>
              </w:rPr>
              <w:fldChar w:fldCharType="begin"/>
            </w:r>
            <w:r w:rsidR="00321174" w:rsidRPr="00321174">
              <w:rPr>
                <w:b/>
                <w:webHidden/>
              </w:rPr>
              <w:instrText xml:space="preserve"> PAGEREF _Toc109314445 \h </w:instrText>
            </w:r>
            <w:r w:rsidR="00321174" w:rsidRPr="00321174">
              <w:rPr>
                <w:b/>
                <w:webHidden/>
              </w:rPr>
            </w:r>
            <w:r w:rsidR="00321174" w:rsidRPr="00321174">
              <w:rPr>
                <w:b/>
                <w:webHidden/>
              </w:rPr>
              <w:fldChar w:fldCharType="separate"/>
            </w:r>
            <w:r w:rsidR="00321174" w:rsidRPr="00321174">
              <w:rPr>
                <w:b/>
                <w:webHidden/>
              </w:rPr>
              <w:t>15</w:t>
            </w:r>
            <w:r w:rsidR="00321174" w:rsidRPr="00321174">
              <w:rPr>
                <w:b/>
                <w:webHidden/>
              </w:rPr>
              <w:fldChar w:fldCharType="end"/>
            </w:r>
          </w:hyperlink>
        </w:p>
        <w:p w14:paraId="5518EF59" w14:textId="519C80FB" w:rsidR="00321174" w:rsidRPr="00321174" w:rsidRDefault="0072559D">
          <w:pPr>
            <w:pStyle w:val="TOC3"/>
            <w:rPr>
              <w:rFonts w:asciiTheme="minorHAnsi" w:eastAsiaTheme="minorEastAsia" w:hAnsiTheme="minorHAnsi" w:cstheme="minorBidi"/>
              <w:b/>
              <w:i w:val="0"/>
              <w:snapToGrid/>
              <w:sz w:val="22"/>
              <w:szCs w:val="22"/>
            </w:rPr>
          </w:pPr>
          <w:hyperlink w:anchor="_Toc109314446" w:history="1">
            <w:r w:rsidR="00321174" w:rsidRPr="00321174">
              <w:rPr>
                <w:rStyle w:val="Hyperlink"/>
                <w:b/>
                <w:i w:val="0"/>
              </w:rPr>
              <w:t>3.1.1</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General description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_Toc109314446 \h </w:instrText>
            </w:r>
            <w:r w:rsidR="00321174" w:rsidRPr="00321174">
              <w:rPr>
                <w:b/>
                <w:i w:val="0"/>
                <w:webHidden/>
              </w:rPr>
            </w:r>
            <w:r w:rsidR="00321174" w:rsidRPr="00321174">
              <w:rPr>
                <w:b/>
                <w:i w:val="0"/>
                <w:webHidden/>
              </w:rPr>
              <w:fldChar w:fldCharType="separate"/>
            </w:r>
            <w:r w:rsidR="00321174" w:rsidRPr="00321174">
              <w:rPr>
                <w:b/>
                <w:i w:val="0"/>
                <w:webHidden/>
              </w:rPr>
              <w:t>15</w:t>
            </w:r>
            <w:r w:rsidR="00321174" w:rsidRPr="00321174">
              <w:rPr>
                <w:b/>
                <w:i w:val="0"/>
                <w:webHidden/>
              </w:rPr>
              <w:fldChar w:fldCharType="end"/>
            </w:r>
          </w:hyperlink>
        </w:p>
        <w:p w14:paraId="38A307BE" w14:textId="1BBA8CD5" w:rsidR="00321174" w:rsidRPr="00321174" w:rsidRDefault="0072559D">
          <w:pPr>
            <w:pStyle w:val="TOC3"/>
            <w:rPr>
              <w:rFonts w:asciiTheme="minorHAnsi" w:eastAsiaTheme="minorEastAsia" w:hAnsiTheme="minorHAnsi" w:cstheme="minorBidi"/>
              <w:b/>
              <w:i w:val="0"/>
              <w:snapToGrid/>
              <w:sz w:val="22"/>
              <w:szCs w:val="22"/>
            </w:rPr>
          </w:pPr>
          <w:hyperlink w:anchor="_Toc109314447" w:history="1">
            <w:r w:rsidR="00321174" w:rsidRPr="00321174">
              <w:rPr>
                <w:rStyle w:val="Hyperlink"/>
                <w:b/>
                <w:i w:val="0"/>
              </w:rPr>
              <w:t>3.1.2</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rPr>
              <w:t>Login Screen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_Toc109314447 \h </w:instrText>
            </w:r>
            <w:r w:rsidR="00321174" w:rsidRPr="00321174">
              <w:rPr>
                <w:b/>
                <w:i w:val="0"/>
                <w:webHidden/>
              </w:rPr>
            </w:r>
            <w:r w:rsidR="00321174" w:rsidRPr="00321174">
              <w:rPr>
                <w:b/>
                <w:i w:val="0"/>
                <w:webHidden/>
              </w:rPr>
              <w:fldChar w:fldCharType="separate"/>
            </w:r>
            <w:r w:rsidR="00321174" w:rsidRPr="00321174">
              <w:rPr>
                <w:b/>
                <w:i w:val="0"/>
                <w:webHidden/>
              </w:rPr>
              <w:t>16</w:t>
            </w:r>
            <w:r w:rsidR="00321174" w:rsidRPr="00321174">
              <w:rPr>
                <w:b/>
                <w:i w:val="0"/>
                <w:webHidden/>
              </w:rPr>
              <w:fldChar w:fldCharType="end"/>
            </w:r>
          </w:hyperlink>
        </w:p>
        <w:p w14:paraId="616CD8C4" w14:textId="0F00DA55" w:rsidR="00321174" w:rsidRPr="00321174" w:rsidRDefault="0072559D">
          <w:pPr>
            <w:pStyle w:val="TOC3"/>
            <w:rPr>
              <w:rFonts w:asciiTheme="minorHAnsi" w:eastAsiaTheme="minorEastAsia" w:hAnsiTheme="minorHAnsi" w:cstheme="minorBidi"/>
              <w:b/>
              <w:i w:val="0"/>
              <w:snapToGrid/>
              <w:sz w:val="22"/>
              <w:szCs w:val="22"/>
            </w:rPr>
          </w:pPr>
          <w:hyperlink w:anchor="_Toc109314448" w:history="1">
            <w:r w:rsidR="00321174" w:rsidRPr="00321174">
              <w:rPr>
                <w:rStyle w:val="Hyperlink"/>
                <w:b/>
                <w:i w:val="0"/>
                <w:lang w:val="en"/>
              </w:rPr>
              <w:t>3.1.3</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Business Flow Chart</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_Toc109314448 \h </w:instrText>
            </w:r>
            <w:r w:rsidR="00321174" w:rsidRPr="00321174">
              <w:rPr>
                <w:b/>
                <w:i w:val="0"/>
                <w:webHidden/>
              </w:rPr>
            </w:r>
            <w:r w:rsidR="00321174" w:rsidRPr="00321174">
              <w:rPr>
                <w:b/>
                <w:i w:val="0"/>
                <w:webHidden/>
              </w:rPr>
              <w:fldChar w:fldCharType="separate"/>
            </w:r>
            <w:r w:rsidR="00321174" w:rsidRPr="00321174">
              <w:rPr>
                <w:b/>
                <w:i w:val="0"/>
                <w:webHidden/>
              </w:rPr>
              <w:t>17</w:t>
            </w:r>
            <w:r w:rsidR="00321174" w:rsidRPr="00321174">
              <w:rPr>
                <w:b/>
                <w:i w:val="0"/>
                <w:webHidden/>
              </w:rPr>
              <w:fldChar w:fldCharType="end"/>
            </w:r>
          </w:hyperlink>
        </w:p>
        <w:p w14:paraId="27C4C1C1" w14:textId="4C49E40D" w:rsidR="00321174" w:rsidRPr="00321174" w:rsidRDefault="0072559D">
          <w:pPr>
            <w:pStyle w:val="TOC3"/>
            <w:rPr>
              <w:rFonts w:asciiTheme="minorHAnsi" w:eastAsiaTheme="minorEastAsia" w:hAnsiTheme="minorHAnsi" w:cstheme="minorBidi"/>
              <w:b/>
              <w:i w:val="0"/>
              <w:snapToGrid/>
              <w:sz w:val="22"/>
              <w:szCs w:val="22"/>
            </w:rPr>
          </w:pPr>
          <w:hyperlink w:anchor="_Toc109314449" w:history="1">
            <w:r w:rsidR="00321174" w:rsidRPr="00321174">
              <w:rPr>
                <w:rStyle w:val="Hyperlink"/>
                <w:b/>
                <w:i w:val="0"/>
                <w:lang w:val="en"/>
              </w:rPr>
              <w:t>3.1.4</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Detail description of the business flow</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_Toc109314449 \h </w:instrText>
            </w:r>
            <w:r w:rsidR="00321174" w:rsidRPr="00321174">
              <w:rPr>
                <w:b/>
                <w:i w:val="0"/>
                <w:webHidden/>
              </w:rPr>
            </w:r>
            <w:r w:rsidR="00321174" w:rsidRPr="00321174">
              <w:rPr>
                <w:b/>
                <w:i w:val="0"/>
                <w:webHidden/>
              </w:rPr>
              <w:fldChar w:fldCharType="separate"/>
            </w:r>
            <w:r w:rsidR="00321174" w:rsidRPr="00321174">
              <w:rPr>
                <w:b/>
                <w:i w:val="0"/>
                <w:webHidden/>
              </w:rPr>
              <w:t>18</w:t>
            </w:r>
            <w:r w:rsidR="00321174" w:rsidRPr="00321174">
              <w:rPr>
                <w:b/>
                <w:i w:val="0"/>
                <w:webHidden/>
              </w:rPr>
              <w:fldChar w:fldCharType="end"/>
            </w:r>
          </w:hyperlink>
        </w:p>
        <w:p w14:paraId="4249C7D4" w14:textId="343BE24B" w:rsidR="00321174" w:rsidRPr="00321174" w:rsidRDefault="0072559D">
          <w:pPr>
            <w:pStyle w:val="TOC3"/>
            <w:rPr>
              <w:rFonts w:asciiTheme="minorHAnsi" w:eastAsiaTheme="minorEastAsia" w:hAnsiTheme="minorHAnsi" w:cstheme="minorBidi"/>
              <w:b/>
              <w:i w:val="0"/>
              <w:snapToGrid/>
              <w:sz w:val="22"/>
              <w:szCs w:val="22"/>
            </w:rPr>
          </w:pPr>
          <w:hyperlink w:anchor="_Toc109314450" w:history="1">
            <w:r w:rsidR="00321174" w:rsidRPr="00321174">
              <w:rPr>
                <w:rStyle w:val="Hyperlink"/>
                <w:b/>
                <w:i w:val="0"/>
              </w:rPr>
              <w:t>3.2 Timekeeping</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_Toc109314450 \h </w:instrText>
            </w:r>
            <w:r w:rsidR="00321174" w:rsidRPr="00321174">
              <w:rPr>
                <w:b/>
                <w:i w:val="0"/>
                <w:webHidden/>
              </w:rPr>
            </w:r>
            <w:r w:rsidR="00321174" w:rsidRPr="00321174">
              <w:rPr>
                <w:b/>
                <w:i w:val="0"/>
                <w:webHidden/>
              </w:rPr>
              <w:fldChar w:fldCharType="separate"/>
            </w:r>
            <w:r w:rsidR="00321174" w:rsidRPr="00321174">
              <w:rPr>
                <w:b/>
                <w:i w:val="0"/>
                <w:webHidden/>
              </w:rPr>
              <w:t>18</w:t>
            </w:r>
            <w:r w:rsidR="00321174" w:rsidRPr="00321174">
              <w:rPr>
                <w:b/>
                <w:i w:val="0"/>
                <w:webHidden/>
              </w:rPr>
              <w:fldChar w:fldCharType="end"/>
            </w:r>
          </w:hyperlink>
        </w:p>
        <w:p w14:paraId="2383EB21" w14:textId="594D5660" w:rsidR="00321174" w:rsidRPr="00321174" w:rsidRDefault="0072559D">
          <w:pPr>
            <w:pStyle w:val="TOC3"/>
            <w:rPr>
              <w:rFonts w:asciiTheme="minorHAnsi" w:eastAsiaTheme="minorEastAsia" w:hAnsiTheme="minorHAnsi" w:cstheme="minorBidi"/>
              <w:b/>
              <w:i w:val="0"/>
              <w:snapToGrid/>
              <w:sz w:val="22"/>
              <w:szCs w:val="22"/>
            </w:rPr>
          </w:pPr>
          <w:hyperlink w:anchor="_Toc109314451" w:history="1">
            <w:r w:rsidR="00321174" w:rsidRPr="00321174">
              <w:rPr>
                <w:rStyle w:val="Hyperlink"/>
                <w:b/>
                <w:i w:val="0"/>
                <w:lang w:val="en"/>
              </w:rPr>
              <w:t>3.2.1 General description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_Toc109314451 \h </w:instrText>
            </w:r>
            <w:r w:rsidR="00321174" w:rsidRPr="00321174">
              <w:rPr>
                <w:b/>
                <w:i w:val="0"/>
                <w:webHidden/>
              </w:rPr>
            </w:r>
            <w:r w:rsidR="00321174" w:rsidRPr="00321174">
              <w:rPr>
                <w:b/>
                <w:i w:val="0"/>
                <w:webHidden/>
              </w:rPr>
              <w:fldChar w:fldCharType="separate"/>
            </w:r>
            <w:r w:rsidR="00321174" w:rsidRPr="00321174">
              <w:rPr>
                <w:b/>
                <w:i w:val="0"/>
                <w:webHidden/>
              </w:rPr>
              <w:t>18</w:t>
            </w:r>
            <w:r w:rsidR="00321174" w:rsidRPr="00321174">
              <w:rPr>
                <w:b/>
                <w:i w:val="0"/>
                <w:webHidden/>
              </w:rPr>
              <w:fldChar w:fldCharType="end"/>
            </w:r>
          </w:hyperlink>
        </w:p>
        <w:p w14:paraId="16E02609" w14:textId="60E07C7E" w:rsidR="00321174" w:rsidRPr="00321174" w:rsidRDefault="0072559D">
          <w:pPr>
            <w:pStyle w:val="TOC3"/>
            <w:rPr>
              <w:rFonts w:asciiTheme="minorHAnsi" w:eastAsiaTheme="minorEastAsia" w:hAnsiTheme="minorHAnsi" w:cstheme="minorBidi"/>
              <w:b/>
              <w:i w:val="0"/>
              <w:snapToGrid/>
              <w:sz w:val="22"/>
              <w:szCs w:val="22"/>
            </w:rPr>
          </w:pPr>
          <w:hyperlink w:anchor="_Toc109314452" w:history="1">
            <w:r w:rsidR="00321174" w:rsidRPr="00321174">
              <w:rPr>
                <w:rStyle w:val="Hyperlink"/>
                <w:b/>
                <w:i w:val="0"/>
              </w:rPr>
              <w:t>3.2.2</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rPr>
              <w:t>Timekeeping Screen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_Toc109314452 \h </w:instrText>
            </w:r>
            <w:r w:rsidR="00321174" w:rsidRPr="00321174">
              <w:rPr>
                <w:b/>
                <w:i w:val="0"/>
                <w:webHidden/>
              </w:rPr>
            </w:r>
            <w:r w:rsidR="00321174" w:rsidRPr="00321174">
              <w:rPr>
                <w:b/>
                <w:i w:val="0"/>
                <w:webHidden/>
              </w:rPr>
              <w:fldChar w:fldCharType="separate"/>
            </w:r>
            <w:r w:rsidR="00321174" w:rsidRPr="00321174">
              <w:rPr>
                <w:b/>
                <w:i w:val="0"/>
                <w:webHidden/>
              </w:rPr>
              <w:t>19</w:t>
            </w:r>
            <w:r w:rsidR="00321174" w:rsidRPr="00321174">
              <w:rPr>
                <w:b/>
                <w:i w:val="0"/>
                <w:webHidden/>
              </w:rPr>
              <w:fldChar w:fldCharType="end"/>
            </w:r>
          </w:hyperlink>
        </w:p>
        <w:p w14:paraId="301FE0F7" w14:textId="7F0637FE" w:rsidR="00321174" w:rsidRPr="00321174" w:rsidRDefault="0072559D">
          <w:pPr>
            <w:pStyle w:val="TOC3"/>
            <w:rPr>
              <w:rFonts w:asciiTheme="minorHAnsi" w:eastAsiaTheme="minorEastAsia" w:hAnsiTheme="minorHAnsi" w:cstheme="minorBidi"/>
              <w:b/>
              <w:i w:val="0"/>
              <w:snapToGrid/>
              <w:sz w:val="22"/>
              <w:szCs w:val="22"/>
            </w:rPr>
          </w:pPr>
          <w:hyperlink w:anchor="_Toc109314453" w:history="1">
            <w:r w:rsidR="00321174" w:rsidRPr="00321174">
              <w:rPr>
                <w:rStyle w:val="Hyperlink"/>
                <w:b/>
                <w:i w:val="0"/>
                <w:lang w:val="en"/>
              </w:rPr>
              <w:t>3.2.3</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Business Flow Chart</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_Toc109314453 \h </w:instrText>
            </w:r>
            <w:r w:rsidR="00321174" w:rsidRPr="00321174">
              <w:rPr>
                <w:b/>
                <w:i w:val="0"/>
                <w:webHidden/>
              </w:rPr>
            </w:r>
            <w:r w:rsidR="00321174" w:rsidRPr="00321174">
              <w:rPr>
                <w:b/>
                <w:i w:val="0"/>
                <w:webHidden/>
              </w:rPr>
              <w:fldChar w:fldCharType="separate"/>
            </w:r>
            <w:r w:rsidR="00321174" w:rsidRPr="00321174">
              <w:rPr>
                <w:b/>
                <w:i w:val="0"/>
                <w:webHidden/>
              </w:rPr>
              <w:t>21</w:t>
            </w:r>
            <w:r w:rsidR="00321174" w:rsidRPr="00321174">
              <w:rPr>
                <w:b/>
                <w:i w:val="0"/>
                <w:webHidden/>
              </w:rPr>
              <w:fldChar w:fldCharType="end"/>
            </w:r>
          </w:hyperlink>
        </w:p>
        <w:p w14:paraId="52063853" w14:textId="6AB0AE46" w:rsidR="00321174" w:rsidRPr="00321174" w:rsidRDefault="0072559D">
          <w:pPr>
            <w:pStyle w:val="TOC3"/>
            <w:rPr>
              <w:rFonts w:asciiTheme="minorHAnsi" w:eastAsiaTheme="minorEastAsia" w:hAnsiTheme="minorHAnsi" w:cstheme="minorBidi"/>
              <w:b/>
              <w:i w:val="0"/>
              <w:snapToGrid/>
              <w:sz w:val="22"/>
              <w:szCs w:val="22"/>
            </w:rPr>
          </w:pPr>
          <w:hyperlink w:anchor="_Toc109314454" w:history="1">
            <w:r w:rsidR="00321174" w:rsidRPr="00321174">
              <w:rPr>
                <w:rStyle w:val="Hyperlink"/>
                <w:b/>
                <w:i w:val="0"/>
                <w:lang w:val="en"/>
              </w:rPr>
              <w:t>3.2.4</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Detail description of the business flow</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_Toc109314454 \h </w:instrText>
            </w:r>
            <w:r w:rsidR="00321174" w:rsidRPr="00321174">
              <w:rPr>
                <w:b/>
                <w:i w:val="0"/>
                <w:webHidden/>
              </w:rPr>
            </w:r>
            <w:r w:rsidR="00321174" w:rsidRPr="00321174">
              <w:rPr>
                <w:b/>
                <w:i w:val="0"/>
                <w:webHidden/>
              </w:rPr>
              <w:fldChar w:fldCharType="separate"/>
            </w:r>
            <w:r w:rsidR="00321174" w:rsidRPr="00321174">
              <w:rPr>
                <w:b/>
                <w:i w:val="0"/>
                <w:webHidden/>
              </w:rPr>
              <w:t>27</w:t>
            </w:r>
            <w:r w:rsidR="00321174" w:rsidRPr="00321174">
              <w:rPr>
                <w:b/>
                <w:i w:val="0"/>
                <w:webHidden/>
              </w:rPr>
              <w:fldChar w:fldCharType="end"/>
            </w:r>
          </w:hyperlink>
        </w:p>
        <w:p w14:paraId="53ABA4C3" w14:textId="7530CD9E" w:rsidR="00321174" w:rsidRPr="00321174" w:rsidRDefault="0072559D">
          <w:pPr>
            <w:pStyle w:val="TOC3"/>
            <w:rPr>
              <w:rFonts w:asciiTheme="minorHAnsi" w:eastAsiaTheme="minorEastAsia" w:hAnsiTheme="minorHAnsi" w:cstheme="minorBidi"/>
              <w:b/>
              <w:i w:val="0"/>
              <w:snapToGrid/>
              <w:sz w:val="22"/>
              <w:szCs w:val="22"/>
            </w:rPr>
          </w:pPr>
          <w:hyperlink w:anchor="_Toc109314455" w:history="1">
            <w:r w:rsidR="00321174" w:rsidRPr="00321174">
              <w:rPr>
                <w:rStyle w:val="Hyperlink"/>
                <w:b/>
                <w:i w:val="0"/>
                <w:lang w:val="en"/>
              </w:rPr>
              <w:t>3.3.1 General description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_Toc109314455 \h </w:instrText>
            </w:r>
            <w:r w:rsidR="00321174" w:rsidRPr="00321174">
              <w:rPr>
                <w:b/>
                <w:i w:val="0"/>
                <w:webHidden/>
              </w:rPr>
            </w:r>
            <w:r w:rsidR="00321174" w:rsidRPr="00321174">
              <w:rPr>
                <w:b/>
                <w:i w:val="0"/>
                <w:webHidden/>
              </w:rPr>
              <w:fldChar w:fldCharType="separate"/>
            </w:r>
            <w:r w:rsidR="00321174" w:rsidRPr="00321174">
              <w:rPr>
                <w:b/>
                <w:i w:val="0"/>
                <w:webHidden/>
              </w:rPr>
              <w:t>30</w:t>
            </w:r>
            <w:r w:rsidR="00321174" w:rsidRPr="00321174">
              <w:rPr>
                <w:b/>
                <w:i w:val="0"/>
                <w:webHidden/>
              </w:rPr>
              <w:fldChar w:fldCharType="end"/>
            </w:r>
          </w:hyperlink>
        </w:p>
        <w:p w14:paraId="7ADCBA28" w14:textId="651127A9" w:rsidR="00321174" w:rsidRPr="00321174" w:rsidRDefault="0072559D">
          <w:pPr>
            <w:pStyle w:val="TOC3"/>
            <w:rPr>
              <w:rFonts w:asciiTheme="minorHAnsi" w:eastAsiaTheme="minorEastAsia" w:hAnsiTheme="minorHAnsi" w:cstheme="minorBidi"/>
              <w:b/>
              <w:i w:val="0"/>
              <w:snapToGrid/>
              <w:sz w:val="22"/>
              <w:szCs w:val="22"/>
            </w:rPr>
          </w:pPr>
          <w:hyperlink w:anchor="_Toc109314456" w:history="1">
            <w:r w:rsidR="00321174" w:rsidRPr="00321174">
              <w:rPr>
                <w:rStyle w:val="Hyperlink"/>
                <w:b/>
                <w:i w:val="0"/>
              </w:rPr>
              <w:t>3.3.2</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rPr>
              <w:t>Request Leave Screen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_Toc109314456 \h </w:instrText>
            </w:r>
            <w:r w:rsidR="00321174" w:rsidRPr="00321174">
              <w:rPr>
                <w:b/>
                <w:i w:val="0"/>
                <w:webHidden/>
              </w:rPr>
            </w:r>
            <w:r w:rsidR="00321174" w:rsidRPr="00321174">
              <w:rPr>
                <w:b/>
                <w:i w:val="0"/>
                <w:webHidden/>
              </w:rPr>
              <w:fldChar w:fldCharType="separate"/>
            </w:r>
            <w:r w:rsidR="00321174" w:rsidRPr="00321174">
              <w:rPr>
                <w:b/>
                <w:i w:val="0"/>
                <w:webHidden/>
              </w:rPr>
              <w:t>31</w:t>
            </w:r>
            <w:r w:rsidR="00321174" w:rsidRPr="00321174">
              <w:rPr>
                <w:b/>
                <w:i w:val="0"/>
                <w:webHidden/>
              </w:rPr>
              <w:fldChar w:fldCharType="end"/>
            </w:r>
          </w:hyperlink>
        </w:p>
        <w:p w14:paraId="00DE9143" w14:textId="43939D0D" w:rsidR="00321174" w:rsidRPr="00321174" w:rsidRDefault="0072559D">
          <w:pPr>
            <w:pStyle w:val="TOC3"/>
            <w:rPr>
              <w:rFonts w:asciiTheme="minorHAnsi" w:eastAsiaTheme="minorEastAsia" w:hAnsiTheme="minorHAnsi" w:cstheme="minorBidi"/>
              <w:b/>
              <w:i w:val="0"/>
              <w:snapToGrid/>
              <w:sz w:val="22"/>
              <w:szCs w:val="22"/>
            </w:rPr>
          </w:pPr>
          <w:hyperlink w:anchor="_Toc109314457" w:history="1">
            <w:r w:rsidR="00321174" w:rsidRPr="00321174">
              <w:rPr>
                <w:rStyle w:val="Hyperlink"/>
                <w:b/>
                <w:i w:val="0"/>
                <w:lang w:val="en"/>
              </w:rPr>
              <w:t>3.3.3</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Business Flow Chart</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_Toc109314457 \h </w:instrText>
            </w:r>
            <w:r w:rsidR="00321174" w:rsidRPr="00321174">
              <w:rPr>
                <w:b/>
                <w:i w:val="0"/>
                <w:webHidden/>
              </w:rPr>
            </w:r>
            <w:r w:rsidR="00321174" w:rsidRPr="00321174">
              <w:rPr>
                <w:b/>
                <w:i w:val="0"/>
                <w:webHidden/>
              </w:rPr>
              <w:fldChar w:fldCharType="separate"/>
            </w:r>
            <w:r w:rsidR="00321174" w:rsidRPr="00321174">
              <w:rPr>
                <w:b/>
                <w:i w:val="0"/>
                <w:webHidden/>
              </w:rPr>
              <w:t>34</w:t>
            </w:r>
            <w:r w:rsidR="00321174" w:rsidRPr="00321174">
              <w:rPr>
                <w:b/>
                <w:i w:val="0"/>
                <w:webHidden/>
              </w:rPr>
              <w:fldChar w:fldCharType="end"/>
            </w:r>
          </w:hyperlink>
        </w:p>
        <w:p w14:paraId="75776D36" w14:textId="4D2F9747" w:rsidR="00321174" w:rsidRPr="00321174" w:rsidRDefault="0072559D">
          <w:pPr>
            <w:pStyle w:val="TOC3"/>
            <w:rPr>
              <w:rFonts w:asciiTheme="minorHAnsi" w:eastAsiaTheme="minorEastAsia" w:hAnsiTheme="minorHAnsi" w:cstheme="minorBidi"/>
              <w:b/>
              <w:i w:val="0"/>
              <w:snapToGrid/>
              <w:sz w:val="22"/>
              <w:szCs w:val="22"/>
            </w:rPr>
          </w:pPr>
          <w:hyperlink w:anchor="_Toc109314458" w:history="1">
            <w:r w:rsidR="00321174" w:rsidRPr="00321174">
              <w:rPr>
                <w:rStyle w:val="Hyperlink"/>
                <w:b/>
                <w:i w:val="0"/>
                <w:lang w:val="en"/>
              </w:rPr>
              <w:t>3.3.4</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Detail description of the business flow</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_Toc109314458 \h </w:instrText>
            </w:r>
            <w:r w:rsidR="00321174" w:rsidRPr="00321174">
              <w:rPr>
                <w:b/>
                <w:i w:val="0"/>
                <w:webHidden/>
              </w:rPr>
            </w:r>
            <w:r w:rsidR="00321174" w:rsidRPr="00321174">
              <w:rPr>
                <w:b/>
                <w:i w:val="0"/>
                <w:webHidden/>
              </w:rPr>
              <w:fldChar w:fldCharType="separate"/>
            </w:r>
            <w:r w:rsidR="00321174" w:rsidRPr="00321174">
              <w:rPr>
                <w:b/>
                <w:i w:val="0"/>
                <w:webHidden/>
              </w:rPr>
              <w:t>40</w:t>
            </w:r>
            <w:r w:rsidR="00321174" w:rsidRPr="00321174">
              <w:rPr>
                <w:b/>
                <w:i w:val="0"/>
                <w:webHidden/>
              </w:rPr>
              <w:fldChar w:fldCharType="end"/>
            </w:r>
          </w:hyperlink>
        </w:p>
        <w:p w14:paraId="01A5A177" w14:textId="58166DDD" w:rsidR="00321174" w:rsidRPr="00321174" w:rsidRDefault="0072559D">
          <w:pPr>
            <w:pStyle w:val="TOC3"/>
            <w:rPr>
              <w:rFonts w:asciiTheme="minorHAnsi" w:eastAsiaTheme="minorEastAsia" w:hAnsiTheme="minorHAnsi" w:cstheme="minorBidi"/>
              <w:b/>
              <w:i w:val="0"/>
              <w:snapToGrid/>
              <w:sz w:val="22"/>
              <w:szCs w:val="22"/>
            </w:rPr>
          </w:pPr>
          <w:hyperlink w:anchor="_Toc109314459" w:history="1">
            <w:r w:rsidR="00321174" w:rsidRPr="00321174">
              <w:rPr>
                <w:rStyle w:val="Hyperlink"/>
                <w:b/>
                <w:i w:val="0"/>
                <w:lang w:val="en"/>
              </w:rPr>
              <w:t>3.4.1 General description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_Toc109314459 \h </w:instrText>
            </w:r>
            <w:r w:rsidR="00321174" w:rsidRPr="00321174">
              <w:rPr>
                <w:b/>
                <w:i w:val="0"/>
                <w:webHidden/>
              </w:rPr>
            </w:r>
            <w:r w:rsidR="00321174" w:rsidRPr="00321174">
              <w:rPr>
                <w:b/>
                <w:i w:val="0"/>
                <w:webHidden/>
              </w:rPr>
              <w:fldChar w:fldCharType="separate"/>
            </w:r>
            <w:r w:rsidR="00321174" w:rsidRPr="00321174">
              <w:rPr>
                <w:b/>
                <w:i w:val="0"/>
                <w:webHidden/>
              </w:rPr>
              <w:t>44</w:t>
            </w:r>
            <w:r w:rsidR="00321174" w:rsidRPr="00321174">
              <w:rPr>
                <w:b/>
                <w:i w:val="0"/>
                <w:webHidden/>
              </w:rPr>
              <w:fldChar w:fldCharType="end"/>
            </w:r>
          </w:hyperlink>
        </w:p>
        <w:p w14:paraId="4A300003" w14:textId="59CE7D1B" w:rsidR="00321174" w:rsidRPr="00321174" w:rsidRDefault="0072559D">
          <w:pPr>
            <w:pStyle w:val="TOC3"/>
            <w:rPr>
              <w:rFonts w:asciiTheme="minorHAnsi" w:eastAsiaTheme="minorEastAsia" w:hAnsiTheme="minorHAnsi" w:cstheme="minorBidi"/>
              <w:b/>
              <w:i w:val="0"/>
              <w:snapToGrid/>
              <w:sz w:val="22"/>
              <w:szCs w:val="22"/>
            </w:rPr>
          </w:pPr>
          <w:hyperlink w:anchor="_Toc109314460" w:history="1">
            <w:r w:rsidR="00321174" w:rsidRPr="00321174">
              <w:rPr>
                <w:rStyle w:val="Hyperlink"/>
                <w:b/>
                <w:i w:val="0"/>
              </w:rPr>
              <w:t>3.4.2</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rPr>
              <w:t>Manage Profile Screen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_Toc109314460 \h </w:instrText>
            </w:r>
            <w:r w:rsidR="00321174" w:rsidRPr="00321174">
              <w:rPr>
                <w:b/>
                <w:i w:val="0"/>
                <w:webHidden/>
              </w:rPr>
            </w:r>
            <w:r w:rsidR="00321174" w:rsidRPr="00321174">
              <w:rPr>
                <w:b/>
                <w:i w:val="0"/>
                <w:webHidden/>
              </w:rPr>
              <w:fldChar w:fldCharType="separate"/>
            </w:r>
            <w:r w:rsidR="00321174" w:rsidRPr="00321174">
              <w:rPr>
                <w:b/>
                <w:i w:val="0"/>
                <w:webHidden/>
              </w:rPr>
              <w:t>45</w:t>
            </w:r>
            <w:r w:rsidR="00321174" w:rsidRPr="00321174">
              <w:rPr>
                <w:b/>
                <w:i w:val="0"/>
                <w:webHidden/>
              </w:rPr>
              <w:fldChar w:fldCharType="end"/>
            </w:r>
          </w:hyperlink>
        </w:p>
        <w:p w14:paraId="2E7D4C42" w14:textId="2ADE05E9" w:rsidR="00321174" w:rsidRPr="00321174" w:rsidRDefault="0072559D">
          <w:pPr>
            <w:pStyle w:val="TOC3"/>
            <w:rPr>
              <w:rFonts w:asciiTheme="minorHAnsi" w:eastAsiaTheme="minorEastAsia" w:hAnsiTheme="minorHAnsi" w:cstheme="minorBidi"/>
              <w:b/>
              <w:i w:val="0"/>
              <w:snapToGrid/>
              <w:sz w:val="22"/>
              <w:szCs w:val="22"/>
            </w:rPr>
          </w:pPr>
          <w:hyperlink w:anchor="_Toc109314461" w:history="1">
            <w:r w:rsidR="00321174" w:rsidRPr="00321174">
              <w:rPr>
                <w:rStyle w:val="Hyperlink"/>
                <w:b/>
                <w:i w:val="0"/>
                <w:lang w:val="en"/>
              </w:rPr>
              <w:t>3.4.3</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Business Flow Chart</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_Toc109314461 \h </w:instrText>
            </w:r>
            <w:r w:rsidR="00321174" w:rsidRPr="00321174">
              <w:rPr>
                <w:b/>
                <w:i w:val="0"/>
                <w:webHidden/>
              </w:rPr>
            </w:r>
            <w:r w:rsidR="00321174" w:rsidRPr="00321174">
              <w:rPr>
                <w:b/>
                <w:i w:val="0"/>
                <w:webHidden/>
              </w:rPr>
              <w:fldChar w:fldCharType="separate"/>
            </w:r>
            <w:r w:rsidR="00321174" w:rsidRPr="00321174">
              <w:rPr>
                <w:b/>
                <w:i w:val="0"/>
                <w:webHidden/>
              </w:rPr>
              <w:t>48</w:t>
            </w:r>
            <w:r w:rsidR="00321174" w:rsidRPr="00321174">
              <w:rPr>
                <w:b/>
                <w:i w:val="0"/>
                <w:webHidden/>
              </w:rPr>
              <w:fldChar w:fldCharType="end"/>
            </w:r>
          </w:hyperlink>
        </w:p>
        <w:p w14:paraId="17E344C3" w14:textId="5B617816" w:rsidR="00321174" w:rsidRPr="00321174" w:rsidRDefault="0072559D">
          <w:pPr>
            <w:pStyle w:val="TOC3"/>
            <w:rPr>
              <w:rFonts w:asciiTheme="minorHAnsi" w:eastAsiaTheme="minorEastAsia" w:hAnsiTheme="minorHAnsi" w:cstheme="minorBidi"/>
              <w:b/>
              <w:i w:val="0"/>
              <w:snapToGrid/>
              <w:sz w:val="22"/>
              <w:szCs w:val="22"/>
            </w:rPr>
          </w:pPr>
          <w:hyperlink w:anchor="_Toc109314462" w:history="1">
            <w:r w:rsidR="00321174" w:rsidRPr="00321174">
              <w:rPr>
                <w:rStyle w:val="Hyperlink"/>
                <w:b/>
                <w:i w:val="0"/>
                <w:lang w:val="en"/>
              </w:rPr>
              <w:t>3.4.4</w:t>
            </w:r>
            <w:r w:rsidR="00321174" w:rsidRPr="00321174">
              <w:rPr>
                <w:rFonts w:asciiTheme="minorHAnsi" w:eastAsiaTheme="minorEastAsia" w:hAnsiTheme="minorHAnsi" w:cstheme="minorBidi"/>
                <w:b/>
                <w:i w:val="0"/>
                <w:snapToGrid/>
                <w:sz w:val="22"/>
                <w:szCs w:val="22"/>
              </w:rPr>
              <w:tab/>
            </w:r>
            <w:r w:rsidR="00321174" w:rsidRPr="00321174">
              <w:rPr>
                <w:rStyle w:val="Hyperlink"/>
                <w:b/>
                <w:i w:val="0"/>
                <w:lang w:val="en"/>
              </w:rPr>
              <w:t>Detail description of the business flow</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_Toc109314462 \h </w:instrText>
            </w:r>
            <w:r w:rsidR="00321174" w:rsidRPr="00321174">
              <w:rPr>
                <w:b/>
                <w:i w:val="0"/>
                <w:webHidden/>
              </w:rPr>
            </w:r>
            <w:r w:rsidR="00321174" w:rsidRPr="00321174">
              <w:rPr>
                <w:b/>
                <w:i w:val="0"/>
                <w:webHidden/>
              </w:rPr>
              <w:fldChar w:fldCharType="separate"/>
            </w:r>
            <w:r w:rsidR="00321174" w:rsidRPr="00321174">
              <w:rPr>
                <w:b/>
                <w:i w:val="0"/>
                <w:webHidden/>
              </w:rPr>
              <w:t>50</w:t>
            </w:r>
            <w:r w:rsidR="00321174" w:rsidRPr="00321174">
              <w:rPr>
                <w:b/>
                <w:i w:val="0"/>
                <w:webHidden/>
              </w:rPr>
              <w:fldChar w:fldCharType="end"/>
            </w:r>
          </w:hyperlink>
        </w:p>
        <w:p w14:paraId="04D1BCF1" w14:textId="1398DB31" w:rsidR="00321174" w:rsidRPr="00321174" w:rsidRDefault="0072559D">
          <w:pPr>
            <w:pStyle w:val="TOC3"/>
            <w:rPr>
              <w:rFonts w:asciiTheme="minorHAnsi" w:eastAsiaTheme="minorEastAsia" w:hAnsiTheme="minorHAnsi" w:cstheme="minorBidi"/>
              <w:b/>
              <w:i w:val="0"/>
              <w:snapToGrid/>
              <w:sz w:val="22"/>
              <w:szCs w:val="22"/>
            </w:rPr>
          </w:pPr>
          <w:hyperlink w:anchor="_Toc109314463" w:history="1">
            <w:r w:rsidR="00321174" w:rsidRPr="00321174">
              <w:rPr>
                <w:rStyle w:val="Hyperlink"/>
                <w:b/>
                <w:i w:val="0"/>
                <w:lang w:val="en"/>
              </w:rPr>
              <w:t>3.4.5 Function Affected</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_Toc109314463 \h </w:instrText>
            </w:r>
            <w:r w:rsidR="00321174" w:rsidRPr="00321174">
              <w:rPr>
                <w:b/>
                <w:i w:val="0"/>
                <w:webHidden/>
              </w:rPr>
            </w:r>
            <w:r w:rsidR="00321174" w:rsidRPr="00321174">
              <w:rPr>
                <w:b/>
                <w:i w:val="0"/>
                <w:webHidden/>
              </w:rPr>
              <w:fldChar w:fldCharType="separate"/>
            </w:r>
            <w:r w:rsidR="00321174" w:rsidRPr="00321174">
              <w:rPr>
                <w:b/>
                <w:i w:val="0"/>
                <w:webHidden/>
              </w:rPr>
              <w:t>53</w:t>
            </w:r>
            <w:r w:rsidR="00321174" w:rsidRPr="00321174">
              <w:rPr>
                <w:b/>
                <w:i w:val="0"/>
                <w:webHidden/>
              </w:rPr>
              <w:fldChar w:fldCharType="end"/>
            </w:r>
          </w:hyperlink>
        </w:p>
        <w:p w14:paraId="7D4A23B1" w14:textId="0C80A9CC" w:rsidR="00321174" w:rsidRPr="00321174" w:rsidRDefault="0072559D">
          <w:pPr>
            <w:pStyle w:val="TOC3"/>
            <w:rPr>
              <w:rFonts w:asciiTheme="minorHAnsi" w:eastAsiaTheme="minorEastAsia" w:hAnsiTheme="minorHAnsi" w:cstheme="minorBidi"/>
              <w:b/>
              <w:i w:val="0"/>
              <w:snapToGrid/>
              <w:sz w:val="22"/>
              <w:szCs w:val="22"/>
            </w:rPr>
          </w:pPr>
          <w:hyperlink w:anchor="_Toc109314464" w:history="1">
            <w:r w:rsidR="00321174" w:rsidRPr="00321174">
              <w:rPr>
                <w:rStyle w:val="Hyperlink"/>
                <w:b/>
                <w:i w:val="0"/>
                <w:lang w:val="en"/>
              </w:rPr>
              <w:t>3.5 Payroll</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_Toc109314464 \h </w:instrText>
            </w:r>
            <w:r w:rsidR="00321174" w:rsidRPr="00321174">
              <w:rPr>
                <w:b/>
                <w:i w:val="0"/>
                <w:webHidden/>
              </w:rPr>
            </w:r>
            <w:r w:rsidR="00321174" w:rsidRPr="00321174">
              <w:rPr>
                <w:b/>
                <w:i w:val="0"/>
                <w:webHidden/>
              </w:rPr>
              <w:fldChar w:fldCharType="separate"/>
            </w:r>
            <w:r w:rsidR="00321174" w:rsidRPr="00321174">
              <w:rPr>
                <w:b/>
                <w:i w:val="0"/>
                <w:webHidden/>
              </w:rPr>
              <w:t>54</w:t>
            </w:r>
            <w:r w:rsidR="00321174" w:rsidRPr="00321174">
              <w:rPr>
                <w:b/>
                <w:i w:val="0"/>
                <w:webHidden/>
              </w:rPr>
              <w:fldChar w:fldCharType="end"/>
            </w:r>
          </w:hyperlink>
        </w:p>
        <w:p w14:paraId="20483BB5" w14:textId="4A701356" w:rsidR="00321174" w:rsidRPr="00321174" w:rsidRDefault="0072559D">
          <w:pPr>
            <w:pStyle w:val="TOC3"/>
            <w:rPr>
              <w:rFonts w:asciiTheme="minorHAnsi" w:eastAsiaTheme="minorEastAsia" w:hAnsiTheme="minorHAnsi" w:cstheme="minorBidi"/>
              <w:b/>
              <w:i w:val="0"/>
              <w:snapToGrid/>
              <w:sz w:val="22"/>
              <w:szCs w:val="22"/>
            </w:rPr>
          </w:pPr>
          <w:hyperlink w:anchor="_Toc109314465" w:history="1">
            <w:r w:rsidR="00321174" w:rsidRPr="00321174">
              <w:rPr>
                <w:rStyle w:val="Hyperlink"/>
                <w:b/>
                <w:i w:val="0"/>
                <w:lang w:val="en"/>
              </w:rPr>
              <w:t>3.5.1 General description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_Toc109314465 \h </w:instrText>
            </w:r>
            <w:r w:rsidR="00321174" w:rsidRPr="00321174">
              <w:rPr>
                <w:b/>
                <w:i w:val="0"/>
                <w:webHidden/>
              </w:rPr>
            </w:r>
            <w:r w:rsidR="00321174" w:rsidRPr="00321174">
              <w:rPr>
                <w:b/>
                <w:i w:val="0"/>
                <w:webHidden/>
              </w:rPr>
              <w:fldChar w:fldCharType="separate"/>
            </w:r>
            <w:r w:rsidR="00321174" w:rsidRPr="00321174">
              <w:rPr>
                <w:b/>
                <w:i w:val="0"/>
                <w:webHidden/>
              </w:rPr>
              <w:t>54</w:t>
            </w:r>
            <w:r w:rsidR="00321174" w:rsidRPr="00321174">
              <w:rPr>
                <w:b/>
                <w:i w:val="0"/>
                <w:webHidden/>
              </w:rPr>
              <w:fldChar w:fldCharType="end"/>
            </w:r>
          </w:hyperlink>
        </w:p>
        <w:p w14:paraId="0E2752B8" w14:textId="2421386C" w:rsidR="00321174" w:rsidRPr="00321174" w:rsidRDefault="0072559D">
          <w:pPr>
            <w:pStyle w:val="TOC3"/>
            <w:rPr>
              <w:rFonts w:asciiTheme="minorHAnsi" w:eastAsiaTheme="minorEastAsia" w:hAnsiTheme="minorHAnsi" w:cstheme="minorBidi"/>
              <w:b/>
              <w:i w:val="0"/>
              <w:snapToGrid/>
              <w:sz w:val="22"/>
              <w:szCs w:val="22"/>
            </w:rPr>
          </w:pPr>
          <w:hyperlink w:anchor="_Toc109314466" w:history="1">
            <w:r w:rsidR="00321174" w:rsidRPr="00321174">
              <w:rPr>
                <w:rStyle w:val="Hyperlink"/>
                <w:b/>
                <w:i w:val="0"/>
              </w:rPr>
              <w:t>3.5.2 Payroll Screen</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_Toc109314466 \h </w:instrText>
            </w:r>
            <w:r w:rsidR="00321174" w:rsidRPr="00321174">
              <w:rPr>
                <w:b/>
                <w:i w:val="0"/>
                <w:webHidden/>
              </w:rPr>
            </w:r>
            <w:r w:rsidR="00321174" w:rsidRPr="00321174">
              <w:rPr>
                <w:b/>
                <w:i w:val="0"/>
                <w:webHidden/>
              </w:rPr>
              <w:fldChar w:fldCharType="separate"/>
            </w:r>
            <w:r w:rsidR="00321174" w:rsidRPr="00321174">
              <w:rPr>
                <w:b/>
                <w:i w:val="0"/>
                <w:webHidden/>
              </w:rPr>
              <w:t>55</w:t>
            </w:r>
            <w:r w:rsidR="00321174" w:rsidRPr="00321174">
              <w:rPr>
                <w:b/>
                <w:i w:val="0"/>
                <w:webHidden/>
              </w:rPr>
              <w:fldChar w:fldCharType="end"/>
            </w:r>
          </w:hyperlink>
        </w:p>
        <w:p w14:paraId="159D06A8" w14:textId="6C5F959D" w:rsidR="00321174" w:rsidRPr="00321174" w:rsidRDefault="0072559D">
          <w:pPr>
            <w:pStyle w:val="TOC3"/>
            <w:rPr>
              <w:rFonts w:asciiTheme="minorHAnsi" w:eastAsiaTheme="minorEastAsia" w:hAnsiTheme="minorHAnsi" w:cstheme="minorBidi"/>
              <w:b/>
              <w:i w:val="0"/>
              <w:snapToGrid/>
              <w:sz w:val="22"/>
              <w:szCs w:val="22"/>
            </w:rPr>
          </w:pPr>
          <w:hyperlink w:anchor="_Toc109314467" w:history="1">
            <w:r w:rsidR="00321174" w:rsidRPr="00321174">
              <w:rPr>
                <w:rStyle w:val="Hyperlink"/>
                <w:b/>
                <w:i w:val="0"/>
                <w:lang w:val="en"/>
              </w:rPr>
              <w:t>3.5.3 Business Flow Chart</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_Toc109314467 \h </w:instrText>
            </w:r>
            <w:r w:rsidR="00321174" w:rsidRPr="00321174">
              <w:rPr>
                <w:b/>
                <w:i w:val="0"/>
                <w:webHidden/>
              </w:rPr>
            </w:r>
            <w:r w:rsidR="00321174" w:rsidRPr="00321174">
              <w:rPr>
                <w:b/>
                <w:i w:val="0"/>
                <w:webHidden/>
              </w:rPr>
              <w:fldChar w:fldCharType="separate"/>
            </w:r>
            <w:r w:rsidR="00321174" w:rsidRPr="00321174">
              <w:rPr>
                <w:b/>
                <w:i w:val="0"/>
                <w:webHidden/>
              </w:rPr>
              <w:t>58</w:t>
            </w:r>
            <w:r w:rsidR="00321174" w:rsidRPr="00321174">
              <w:rPr>
                <w:b/>
                <w:i w:val="0"/>
                <w:webHidden/>
              </w:rPr>
              <w:fldChar w:fldCharType="end"/>
            </w:r>
          </w:hyperlink>
        </w:p>
        <w:p w14:paraId="44151C25" w14:textId="320570DD" w:rsidR="00321174" w:rsidRPr="00321174" w:rsidRDefault="0072559D">
          <w:pPr>
            <w:pStyle w:val="TOC3"/>
            <w:rPr>
              <w:rFonts w:asciiTheme="minorHAnsi" w:eastAsiaTheme="minorEastAsia" w:hAnsiTheme="minorHAnsi" w:cstheme="minorBidi"/>
              <w:b/>
              <w:i w:val="0"/>
              <w:snapToGrid/>
              <w:sz w:val="22"/>
              <w:szCs w:val="22"/>
            </w:rPr>
          </w:pPr>
          <w:hyperlink w:anchor="_Toc109314468" w:history="1">
            <w:r w:rsidR="00321174" w:rsidRPr="00321174">
              <w:rPr>
                <w:rStyle w:val="Hyperlink"/>
                <w:b/>
                <w:i w:val="0"/>
                <w:lang w:val="en"/>
              </w:rPr>
              <w:t>3.5.4 Detail description of the business flow</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_Toc109314468 \h </w:instrText>
            </w:r>
            <w:r w:rsidR="00321174" w:rsidRPr="00321174">
              <w:rPr>
                <w:b/>
                <w:i w:val="0"/>
                <w:webHidden/>
              </w:rPr>
            </w:r>
            <w:r w:rsidR="00321174" w:rsidRPr="00321174">
              <w:rPr>
                <w:b/>
                <w:i w:val="0"/>
                <w:webHidden/>
              </w:rPr>
              <w:fldChar w:fldCharType="separate"/>
            </w:r>
            <w:r w:rsidR="00321174" w:rsidRPr="00321174">
              <w:rPr>
                <w:b/>
                <w:i w:val="0"/>
                <w:webHidden/>
              </w:rPr>
              <w:t>61</w:t>
            </w:r>
            <w:r w:rsidR="00321174" w:rsidRPr="00321174">
              <w:rPr>
                <w:b/>
                <w:i w:val="0"/>
                <w:webHidden/>
              </w:rPr>
              <w:fldChar w:fldCharType="end"/>
            </w:r>
          </w:hyperlink>
        </w:p>
        <w:p w14:paraId="78E58B5C" w14:textId="24A126CB" w:rsidR="00321174" w:rsidRPr="00321174" w:rsidRDefault="0072559D">
          <w:pPr>
            <w:pStyle w:val="TOC3"/>
            <w:rPr>
              <w:rFonts w:asciiTheme="minorHAnsi" w:eastAsiaTheme="minorEastAsia" w:hAnsiTheme="minorHAnsi" w:cstheme="minorBidi"/>
              <w:b/>
              <w:i w:val="0"/>
              <w:snapToGrid/>
              <w:sz w:val="22"/>
              <w:szCs w:val="22"/>
            </w:rPr>
          </w:pPr>
          <w:hyperlink w:anchor="_Toc109314469" w:history="1">
            <w:r w:rsidR="00321174" w:rsidRPr="00321174">
              <w:rPr>
                <w:rStyle w:val="Hyperlink"/>
                <w:b/>
                <w:i w:val="0"/>
                <w:lang w:val="en"/>
              </w:rPr>
              <w:t>3.5.5 Function Affected</w:t>
            </w:r>
            <w:r w:rsidR="00321174" w:rsidRPr="00321174">
              <w:rPr>
                <w:b/>
                <w:i w:val="0"/>
                <w:webHidden/>
              </w:rPr>
              <w:tab/>
            </w:r>
            <w:r w:rsidR="00321174" w:rsidRPr="00321174">
              <w:rPr>
                <w:b/>
                <w:i w:val="0"/>
                <w:webHidden/>
              </w:rPr>
              <w:fldChar w:fldCharType="begin"/>
            </w:r>
            <w:r w:rsidR="00321174" w:rsidRPr="00321174">
              <w:rPr>
                <w:b/>
                <w:i w:val="0"/>
                <w:webHidden/>
              </w:rPr>
              <w:instrText xml:space="preserve"> PAGEREF _Toc109314469 \h </w:instrText>
            </w:r>
            <w:r w:rsidR="00321174" w:rsidRPr="00321174">
              <w:rPr>
                <w:b/>
                <w:i w:val="0"/>
                <w:webHidden/>
              </w:rPr>
            </w:r>
            <w:r w:rsidR="00321174" w:rsidRPr="00321174">
              <w:rPr>
                <w:b/>
                <w:i w:val="0"/>
                <w:webHidden/>
              </w:rPr>
              <w:fldChar w:fldCharType="separate"/>
            </w:r>
            <w:r w:rsidR="00321174" w:rsidRPr="00321174">
              <w:rPr>
                <w:b/>
                <w:i w:val="0"/>
                <w:webHidden/>
              </w:rPr>
              <w:t>63</w:t>
            </w:r>
            <w:r w:rsidR="00321174" w:rsidRPr="00321174">
              <w:rPr>
                <w:b/>
                <w:i w:val="0"/>
                <w:webHidden/>
              </w:rPr>
              <w:fldChar w:fldCharType="end"/>
            </w:r>
          </w:hyperlink>
        </w:p>
        <w:p w14:paraId="1920330C" w14:textId="7A975FB5" w:rsidR="00321174" w:rsidRPr="00321174" w:rsidRDefault="0072559D">
          <w:pPr>
            <w:pStyle w:val="TOC1"/>
            <w:rPr>
              <w:rFonts w:asciiTheme="minorHAnsi" w:eastAsiaTheme="minorEastAsia" w:hAnsiTheme="minorHAnsi" w:cstheme="minorBidi"/>
              <w:snapToGrid/>
              <w:sz w:val="22"/>
              <w:szCs w:val="22"/>
            </w:rPr>
          </w:pPr>
          <w:hyperlink w:anchor="_Toc109314470" w:history="1">
            <w:r w:rsidR="00321174" w:rsidRPr="00321174">
              <w:rPr>
                <w:rStyle w:val="Hyperlink"/>
              </w:rPr>
              <w:t>4</w:t>
            </w:r>
            <w:r w:rsidR="00321174" w:rsidRPr="00321174">
              <w:rPr>
                <w:rFonts w:asciiTheme="minorHAnsi" w:eastAsiaTheme="minorEastAsia" w:hAnsiTheme="minorHAnsi" w:cstheme="minorBidi"/>
                <w:snapToGrid/>
                <w:sz w:val="22"/>
                <w:szCs w:val="22"/>
              </w:rPr>
              <w:tab/>
            </w:r>
            <w:r w:rsidR="00321174" w:rsidRPr="00321174">
              <w:rPr>
                <w:rStyle w:val="Hyperlink"/>
                <w:lang w:val="en"/>
              </w:rPr>
              <w:t>Non-Functional Requirements</w:t>
            </w:r>
            <w:r w:rsidR="00321174" w:rsidRPr="00321174">
              <w:rPr>
                <w:webHidden/>
              </w:rPr>
              <w:tab/>
            </w:r>
            <w:r w:rsidR="00321174" w:rsidRPr="00321174">
              <w:rPr>
                <w:webHidden/>
              </w:rPr>
              <w:fldChar w:fldCharType="begin"/>
            </w:r>
            <w:r w:rsidR="00321174" w:rsidRPr="00321174">
              <w:rPr>
                <w:webHidden/>
              </w:rPr>
              <w:instrText xml:space="preserve"> PAGEREF _Toc109314470 \h </w:instrText>
            </w:r>
            <w:r w:rsidR="00321174" w:rsidRPr="00321174">
              <w:rPr>
                <w:webHidden/>
              </w:rPr>
            </w:r>
            <w:r w:rsidR="00321174" w:rsidRPr="00321174">
              <w:rPr>
                <w:webHidden/>
              </w:rPr>
              <w:fldChar w:fldCharType="separate"/>
            </w:r>
            <w:r w:rsidR="00321174" w:rsidRPr="00321174">
              <w:rPr>
                <w:webHidden/>
              </w:rPr>
              <w:t>64</w:t>
            </w:r>
            <w:r w:rsidR="00321174" w:rsidRPr="00321174">
              <w:rPr>
                <w:webHidden/>
              </w:rPr>
              <w:fldChar w:fldCharType="end"/>
            </w:r>
          </w:hyperlink>
        </w:p>
        <w:p w14:paraId="0353191F" w14:textId="0C093682" w:rsidR="00321174" w:rsidRPr="00321174" w:rsidRDefault="0072559D">
          <w:pPr>
            <w:pStyle w:val="TOC2"/>
            <w:rPr>
              <w:rFonts w:asciiTheme="minorHAnsi" w:eastAsiaTheme="minorEastAsia" w:hAnsiTheme="minorHAnsi" w:cstheme="minorBidi"/>
              <w:b/>
              <w:snapToGrid/>
              <w:sz w:val="22"/>
              <w:szCs w:val="22"/>
            </w:rPr>
          </w:pPr>
          <w:hyperlink w:anchor="_Toc109314471" w:history="1">
            <w:r w:rsidR="00321174" w:rsidRPr="00321174">
              <w:rPr>
                <w:rStyle w:val="Hyperlink"/>
                <w:b/>
              </w:rPr>
              <w:t>4.1</w:t>
            </w:r>
            <w:r w:rsidR="00321174" w:rsidRPr="00321174">
              <w:rPr>
                <w:rFonts w:asciiTheme="minorHAnsi" w:eastAsiaTheme="minorEastAsia" w:hAnsiTheme="minorHAnsi" w:cstheme="minorBidi"/>
                <w:b/>
                <w:snapToGrid/>
                <w:sz w:val="22"/>
                <w:szCs w:val="22"/>
              </w:rPr>
              <w:tab/>
            </w:r>
            <w:r w:rsidR="00321174" w:rsidRPr="00321174">
              <w:rPr>
                <w:rStyle w:val="Hyperlink"/>
                <w:b/>
                <w:lang w:val="en"/>
              </w:rPr>
              <w:t>Performance Requirements</w:t>
            </w:r>
            <w:r w:rsidR="00321174" w:rsidRPr="00321174">
              <w:rPr>
                <w:b/>
                <w:webHidden/>
              </w:rPr>
              <w:tab/>
            </w:r>
            <w:r w:rsidR="00321174" w:rsidRPr="00321174">
              <w:rPr>
                <w:b/>
                <w:webHidden/>
              </w:rPr>
              <w:fldChar w:fldCharType="begin"/>
            </w:r>
            <w:r w:rsidR="00321174" w:rsidRPr="00321174">
              <w:rPr>
                <w:b/>
                <w:webHidden/>
              </w:rPr>
              <w:instrText xml:space="preserve"> PAGEREF _Toc109314471 \h </w:instrText>
            </w:r>
            <w:r w:rsidR="00321174" w:rsidRPr="00321174">
              <w:rPr>
                <w:b/>
                <w:webHidden/>
              </w:rPr>
            </w:r>
            <w:r w:rsidR="00321174" w:rsidRPr="00321174">
              <w:rPr>
                <w:b/>
                <w:webHidden/>
              </w:rPr>
              <w:fldChar w:fldCharType="separate"/>
            </w:r>
            <w:r w:rsidR="00321174" w:rsidRPr="00321174">
              <w:rPr>
                <w:b/>
                <w:webHidden/>
              </w:rPr>
              <w:t>64</w:t>
            </w:r>
            <w:r w:rsidR="00321174" w:rsidRPr="00321174">
              <w:rPr>
                <w:b/>
                <w:webHidden/>
              </w:rPr>
              <w:fldChar w:fldCharType="end"/>
            </w:r>
          </w:hyperlink>
        </w:p>
        <w:p w14:paraId="25F771DC" w14:textId="49C84467" w:rsidR="00321174" w:rsidRPr="00321174" w:rsidRDefault="0072559D">
          <w:pPr>
            <w:pStyle w:val="TOC2"/>
            <w:rPr>
              <w:rFonts w:asciiTheme="minorHAnsi" w:eastAsiaTheme="minorEastAsia" w:hAnsiTheme="minorHAnsi" w:cstheme="minorBidi"/>
              <w:b/>
              <w:snapToGrid/>
              <w:sz w:val="22"/>
              <w:szCs w:val="22"/>
            </w:rPr>
          </w:pPr>
          <w:hyperlink w:anchor="_Toc109314472" w:history="1">
            <w:r w:rsidR="00321174" w:rsidRPr="00321174">
              <w:rPr>
                <w:rStyle w:val="Hyperlink"/>
                <w:b/>
              </w:rPr>
              <w:t>4.2</w:t>
            </w:r>
            <w:r w:rsidR="00321174" w:rsidRPr="00321174">
              <w:rPr>
                <w:rFonts w:asciiTheme="minorHAnsi" w:eastAsiaTheme="minorEastAsia" w:hAnsiTheme="minorHAnsi" w:cstheme="minorBidi"/>
                <w:b/>
                <w:snapToGrid/>
                <w:sz w:val="22"/>
                <w:szCs w:val="22"/>
              </w:rPr>
              <w:tab/>
            </w:r>
            <w:r w:rsidR="00321174" w:rsidRPr="00321174">
              <w:rPr>
                <w:rStyle w:val="Hyperlink"/>
                <w:b/>
                <w:lang w:val="en"/>
              </w:rPr>
              <w:t>Safety Requirements</w:t>
            </w:r>
            <w:r w:rsidR="00321174" w:rsidRPr="00321174">
              <w:rPr>
                <w:b/>
                <w:webHidden/>
              </w:rPr>
              <w:tab/>
            </w:r>
            <w:r w:rsidR="00321174" w:rsidRPr="00321174">
              <w:rPr>
                <w:b/>
                <w:webHidden/>
              </w:rPr>
              <w:fldChar w:fldCharType="begin"/>
            </w:r>
            <w:r w:rsidR="00321174" w:rsidRPr="00321174">
              <w:rPr>
                <w:b/>
                <w:webHidden/>
              </w:rPr>
              <w:instrText xml:space="preserve"> PAGEREF _Toc109314472 \h </w:instrText>
            </w:r>
            <w:r w:rsidR="00321174" w:rsidRPr="00321174">
              <w:rPr>
                <w:b/>
                <w:webHidden/>
              </w:rPr>
            </w:r>
            <w:r w:rsidR="00321174" w:rsidRPr="00321174">
              <w:rPr>
                <w:b/>
                <w:webHidden/>
              </w:rPr>
              <w:fldChar w:fldCharType="separate"/>
            </w:r>
            <w:r w:rsidR="00321174" w:rsidRPr="00321174">
              <w:rPr>
                <w:b/>
                <w:webHidden/>
              </w:rPr>
              <w:t>64</w:t>
            </w:r>
            <w:r w:rsidR="00321174" w:rsidRPr="00321174">
              <w:rPr>
                <w:b/>
                <w:webHidden/>
              </w:rPr>
              <w:fldChar w:fldCharType="end"/>
            </w:r>
          </w:hyperlink>
        </w:p>
        <w:p w14:paraId="20D7D639" w14:textId="2CC9D175" w:rsidR="00321174" w:rsidRPr="00321174" w:rsidRDefault="0072559D">
          <w:pPr>
            <w:pStyle w:val="TOC2"/>
            <w:rPr>
              <w:rFonts w:asciiTheme="minorHAnsi" w:eastAsiaTheme="minorEastAsia" w:hAnsiTheme="minorHAnsi" w:cstheme="minorBidi"/>
              <w:b/>
              <w:snapToGrid/>
              <w:sz w:val="22"/>
              <w:szCs w:val="22"/>
            </w:rPr>
          </w:pPr>
          <w:hyperlink w:anchor="_Toc109314473" w:history="1">
            <w:r w:rsidR="00321174" w:rsidRPr="00321174">
              <w:rPr>
                <w:rStyle w:val="Hyperlink"/>
                <w:b/>
              </w:rPr>
              <w:t>4.3</w:t>
            </w:r>
            <w:r w:rsidR="00321174" w:rsidRPr="00321174">
              <w:rPr>
                <w:rFonts w:asciiTheme="minorHAnsi" w:eastAsiaTheme="minorEastAsia" w:hAnsiTheme="minorHAnsi" w:cstheme="minorBidi"/>
                <w:b/>
                <w:snapToGrid/>
                <w:sz w:val="22"/>
                <w:szCs w:val="22"/>
              </w:rPr>
              <w:tab/>
            </w:r>
            <w:r w:rsidR="00321174" w:rsidRPr="00321174">
              <w:rPr>
                <w:rStyle w:val="Hyperlink"/>
                <w:b/>
                <w:lang w:val="en"/>
              </w:rPr>
              <w:t>Privacy Requirements</w:t>
            </w:r>
            <w:r w:rsidR="00321174" w:rsidRPr="00321174">
              <w:rPr>
                <w:b/>
                <w:webHidden/>
              </w:rPr>
              <w:tab/>
            </w:r>
            <w:r w:rsidR="00321174" w:rsidRPr="00321174">
              <w:rPr>
                <w:b/>
                <w:webHidden/>
              </w:rPr>
              <w:fldChar w:fldCharType="begin"/>
            </w:r>
            <w:r w:rsidR="00321174" w:rsidRPr="00321174">
              <w:rPr>
                <w:b/>
                <w:webHidden/>
              </w:rPr>
              <w:instrText xml:space="preserve"> PAGEREF _Toc109314473 \h </w:instrText>
            </w:r>
            <w:r w:rsidR="00321174" w:rsidRPr="00321174">
              <w:rPr>
                <w:b/>
                <w:webHidden/>
              </w:rPr>
            </w:r>
            <w:r w:rsidR="00321174" w:rsidRPr="00321174">
              <w:rPr>
                <w:b/>
                <w:webHidden/>
              </w:rPr>
              <w:fldChar w:fldCharType="separate"/>
            </w:r>
            <w:r w:rsidR="00321174" w:rsidRPr="00321174">
              <w:rPr>
                <w:b/>
                <w:webHidden/>
              </w:rPr>
              <w:t>64</w:t>
            </w:r>
            <w:r w:rsidR="00321174" w:rsidRPr="00321174">
              <w:rPr>
                <w:b/>
                <w:webHidden/>
              </w:rPr>
              <w:fldChar w:fldCharType="end"/>
            </w:r>
          </w:hyperlink>
        </w:p>
        <w:p w14:paraId="13421643" w14:textId="109FB293" w:rsidR="00321174" w:rsidRPr="00321174" w:rsidRDefault="0072559D">
          <w:pPr>
            <w:pStyle w:val="TOC2"/>
            <w:rPr>
              <w:rFonts w:asciiTheme="minorHAnsi" w:eastAsiaTheme="minorEastAsia" w:hAnsiTheme="minorHAnsi" w:cstheme="minorBidi"/>
              <w:b/>
              <w:snapToGrid/>
              <w:sz w:val="22"/>
              <w:szCs w:val="22"/>
            </w:rPr>
          </w:pPr>
          <w:hyperlink w:anchor="_Toc109314474" w:history="1">
            <w:r w:rsidR="00321174" w:rsidRPr="00321174">
              <w:rPr>
                <w:rStyle w:val="Hyperlink"/>
                <w:b/>
              </w:rPr>
              <w:t>4.4</w:t>
            </w:r>
            <w:r w:rsidR="00321174" w:rsidRPr="00321174">
              <w:rPr>
                <w:rFonts w:asciiTheme="minorHAnsi" w:eastAsiaTheme="minorEastAsia" w:hAnsiTheme="minorHAnsi" w:cstheme="minorBidi"/>
                <w:b/>
                <w:snapToGrid/>
                <w:sz w:val="22"/>
                <w:szCs w:val="22"/>
              </w:rPr>
              <w:tab/>
            </w:r>
            <w:r w:rsidR="00321174" w:rsidRPr="00321174">
              <w:rPr>
                <w:rStyle w:val="Hyperlink"/>
                <w:b/>
                <w:lang w:val="en"/>
              </w:rPr>
              <w:t>Software Quality Requirements</w:t>
            </w:r>
            <w:r w:rsidR="00321174" w:rsidRPr="00321174">
              <w:rPr>
                <w:b/>
                <w:webHidden/>
              </w:rPr>
              <w:tab/>
            </w:r>
            <w:r w:rsidR="00321174" w:rsidRPr="00321174">
              <w:rPr>
                <w:b/>
                <w:webHidden/>
              </w:rPr>
              <w:fldChar w:fldCharType="begin"/>
            </w:r>
            <w:r w:rsidR="00321174" w:rsidRPr="00321174">
              <w:rPr>
                <w:b/>
                <w:webHidden/>
              </w:rPr>
              <w:instrText xml:space="preserve"> PAGEREF _Toc109314474 \h </w:instrText>
            </w:r>
            <w:r w:rsidR="00321174" w:rsidRPr="00321174">
              <w:rPr>
                <w:b/>
                <w:webHidden/>
              </w:rPr>
            </w:r>
            <w:r w:rsidR="00321174" w:rsidRPr="00321174">
              <w:rPr>
                <w:b/>
                <w:webHidden/>
              </w:rPr>
              <w:fldChar w:fldCharType="separate"/>
            </w:r>
            <w:r w:rsidR="00321174" w:rsidRPr="00321174">
              <w:rPr>
                <w:b/>
                <w:webHidden/>
              </w:rPr>
              <w:t>64</w:t>
            </w:r>
            <w:r w:rsidR="00321174" w:rsidRPr="00321174">
              <w:rPr>
                <w:b/>
                <w:webHidden/>
              </w:rPr>
              <w:fldChar w:fldCharType="end"/>
            </w:r>
          </w:hyperlink>
        </w:p>
        <w:p w14:paraId="695CBBBD" w14:textId="16125A42" w:rsidR="00321174" w:rsidRPr="00321174" w:rsidRDefault="0072559D">
          <w:pPr>
            <w:pStyle w:val="TOC1"/>
            <w:rPr>
              <w:rFonts w:asciiTheme="minorHAnsi" w:eastAsiaTheme="minorEastAsia" w:hAnsiTheme="minorHAnsi" w:cstheme="minorBidi"/>
              <w:snapToGrid/>
              <w:sz w:val="22"/>
              <w:szCs w:val="22"/>
            </w:rPr>
          </w:pPr>
          <w:hyperlink w:anchor="_Toc109314475" w:history="1">
            <w:r w:rsidR="00321174" w:rsidRPr="00321174">
              <w:rPr>
                <w:rStyle w:val="Hyperlink"/>
              </w:rPr>
              <w:t>5</w:t>
            </w:r>
            <w:r w:rsidR="00321174" w:rsidRPr="00321174">
              <w:rPr>
                <w:rFonts w:asciiTheme="minorHAnsi" w:eastAsiaTheme="minorEastAsia" w:hAnsiTheme="minorHAnsi" w:cstheme="minorBidi"/>
                <w:snapToGrid/>
                <w:sz w:val="22"/>
                <w:szCs w:val="22"/>
              </w:rPr>
              <w:tab/>
            </w:r>
            <w:r w:rsidR="00321174" w:rsidRPr="00321174">
              <w:rPr>
                <w:rStyle w:val="Hyperlink"/>
                <w:lang w:val="en"/>
              </w:rPr>
              <w:t>Appendix</w:t>
            </w:r>
            <w:r w:rsidR="00321174" w:rsidRPr="00321174">
              <w:rPr>
                <w:webHidden/>
              </w:rPr>
              <w:tab/>
            </w:r>
            <w:r w:rsidR="00321174" w:rsidRPr="00321174">
              <w:rPr>
                <w:webHidden/>
              </w:rPr>
              <w:fldChar w:fldCharType="begin"/>
            </w:r>
            <w:r w:rsidR="00321174" w:rsidRPr="00321174">
              <w:rPr>
                <w:webHidden/>
              </w:rPr>
              <w:instrText xml:space="preserve"> PAGEREF _Toc109314475 \h </w:instrText>
            </w:r>
            <w:r w:rsidR="00321174" w:rsidRPr="00321174">
              <w:rPr>
                <w:webHidden/>
              </w:rPr>
            </w:r>
            <w:r w:rsidR="00321174" w:rsidRPr="00321174">
              <w:rPr>
                <w:webHidden/>
              </w:rPr>
              <w:fldChar w:fldCharType="separate"/>
            </w:r>
            <w:r w:rsidR="00321174" w:rsidRPr="00321174">
              <w:rPr>
                <w:webHidden/>
              </w:rPr>
              <w:t>64</w:t>
            </w:r>
            <w:r w:rsidR="00321174" w:rsidRPr="00321174">
              <w:rPr>
                <w:webHidden/>
              </w:rPr>
              <w:fldChar w:fldCharType="end"/>
            </w:r>
          </w:hyperlink>
        </w:p>
        <w:p w14:paraId="390DAD87" w14:textId="259B32BB" w:rsidR="006C557D" w:rsidRPr="00ED745D" w:rsidRDefault="006C557D" w:rsidP="00C851B9">
          <w:pPr>
            <w:pStyle w:val="Body"/>
          </w:pPr>
          <w:r w:rsidRPr="00321174">
            <w:rPr>
              <w:b/>
              <w:bCs w:val="0"/>
              <w:noProof/>
            </w:rPr>
            <w:fldChar w:fldCharType="end"/>
          </w:r>
        </w:p>
      </w:sdtContent>
    </w:sdt>
    <w:p w14:paraId="5CC6F659" w14:textId="77777777" w:rsidR="006C557D" w:rsidRPr="00ED745D" w:rsidRDefault="006C557D" w:rsidP="00C851B9">
      <w:pPr>
        <w:pStyle w:val="Body"/>
        <w:rPr>
          <w:color w:val="215868" w:themeColor="accent5" w:themeShade="80"/>
        </w:rPr>
      </w:pPr>
      <w:r w:rsidRPr="00ED745D">
        <w:br w:type="page"/>
      </w:r>
    </w:p>
    <w:p w14:paraId="57E59A29" w14:textId="78887BD7" w:rsidR="006C557D" w:rsidRPr="00ED745D" w:rsidRDefault="00C96BAF" w:rsidP="00C851B9">
      <w:pPr>
        <w:pStyle w:val="Heading1"/>
        <w:numPr>
          <w:ilvl w:val="0"/>
          <w:numId w:val="14"/>
        </w:numPr>
        <w:tabs>
          <w:tab w:val="num" w:pos="432"/>
        </w:tabs>
        <w:contextualSpacing/>
        <w:jc w:val="both"/>
        <w:rPr>
          <w:sz w:val="26"/>
          <w:szCs w:val="26"/>
        </w:rPr>
      </w:pPr>
      <w:bookmarkStart w:id="6" w:name="_Toc109314431"/>
      <w:bookmarkEnd w:id="5"/>
      <w:bookmarkEnd w:id="4"/>
      <w:r>
        <w:rPr>
          <w:sz w:val="26"/>
          <w:szCs w:val="26"/>
        </w:rPr>
        <w:lastRenderedPageBreak/>
        <w:t>INTRODUCTION</w:t>
      </w:r>
      <w:bookmarkEnd w:id="6"/>
    </w:p>
    <w:p w14:paraId="1E57EAF7" w14:textId="722A35D5" w:rsidR="006C557D" w:rsidRDefault="006C557D" w:rsidP="00C851B9">
      <w:pPr>
        <w:pStyle w:val="Heading2"/>
        <w:numPr>
          <w:ilvl w:val="1"/>
          <w:numId w:val="14"/>
        </w:numPr>
        <w:tabs>
          <w:tab w:val="num" w:pos="576"/>
        </w:tabs>
        <w:jc w:val="both"/>
        <w:rPr>
          <w:rFonts w:ascii="Times New Roman" w:hAnsi="Times New Roman"/>
          <w:sz w:val="26"/>
          <w:szCs w:val="26"/>
        </w:rPr>
      </w:pPr>
      <w:bookmarkStart w:id="7" w:name="_Toc109314432"/>
      <w:r w:rsidRPr="00ED745D">
        <w:rPr>
          <w:rFonts w:ascii="Times New Roman" w:hAnsi="Times New Roman"/>
          <w:sz w:val="26"/>
          <w:szCs w:val="26"/>
        </w:rPr>
        <w:t>Purpose</w:t>
      </w:r>
      <w:bookmarkEnd w:id="7"/>
    </w:p>
    <w:p w14:paraId="6D1A6839" w14:textId="77777777" w:rsidR="00792A56" w:rsidRDefault="005A23A7" w:rsidP="00C851B9">
      <w:pPr>
        <w:pStyle w:val="NormalIndent"/>
        <w:rPr>
          <w:b w:val="0"/>
          <w:sz w:val="26"/>
          <w:szCs w:val="26"/>
          <w:lang w:val="en-US"/>
        </w:rPr>
      </w:pPr>
      <w:r w:rsidRPr="005A23A7">
        <w:rPr>
          <w:b w:val="0"/>
          <w:sz w:val="26"/>
          <w:szCs w:val="26"/>
          <w:lang w:val="en-US"/>
        </w:rPr>
        <w:t>The purpose of HRM is to prevent these issues in the first place and maximize a company's performance by investing in the right people. Those who work in this field have the skills, knowledge and tools needed to find and employ top talent, help employees succeed in their</w:t>
      </w:r>
    </w:p>
    <w:p w14:paraId="47EFF574" w14:textId="01B88D0A" w:rsidR="005A23A7" w:rsidRPr="005A23A7" w:rsidRDefault="006D25F9" w:rsidP="00C851B9">
      <w:pPr>
        <w:pStyle w:val="NormalIndent"/>
        <w:rPr>
          <w:b w:val="0"/>
          <w:sz w:val="26"/>
          <w:szCs w:val="26"/>
          <w:lang w:val="en-US"/>
        </w:rPr>
      </w:pPr>
      <w:r>
        <w:rPr>
          <w:b w:val="0"/>
          <w:sz w:val="26"/>
          <w:szCs w:val="26"/>
          <w:lang w:val="en-US"/>
        </w:rPr>
        <w:t xml:space="preserve">roles </w:t>
      </w:r>
      <w:r w:rsidR="00792A56">
        <w:rPr>
          <w:b w:val="0"/>
          <w:sz w:val="26"/>
          <w:szCs w:val="26"/>
          <w:lang w:val="en-US"/>
        </w:rPr>
        <w:t xml:space="preserve">and ensure good working conditions. Depending on the organization, their </w:t>
      </w:r>
      <w:r w:rsidR="005A23A7" w:rsidRPr="005A23A7">
        <w:rPr>
          <w:b w:val="0"/>
          <w:sz w:val="26"/>
          <w:szCs w:val="26"/>
          <w:lang w:val="en-US"/>
        </w:rPr>
        <w:t>responsibilities may include:</w:t>
      </w:r>
    </w:p>
    <w:p w14:paraId="5BA8504F"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Internal and external recruitment.</w:t>
      </w:r>
    </w:p>
    <w:p w14:paraId="631DD97D"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Candidate selection.</w:t>
      </w:r>
    </w:p>
    <w:p w14:paraId="0B2D74BE"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Employee onboarding and training.</w:t>
      </w:r>
    </w:p>
    <w:p w14:paraId="69E458D0"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Employee performance assessment.</w:t>
      </w:r>
    </w:p>
    <w:p w14:paraId="783021D0"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Employee compensation.</w:t>
      </w:r>
    </w:p>
    <w:p w14:paraId="698E2B3C"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Organization development.</w:t>
      </w:r>
    </w:p>
    <w:p w14:paraId="0E1D949C"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Compliance with labor laws.</w:t>
      </w:r>
    </w:p>
    <w:p w14:paraId="1FDAE929"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Labor and employee relations.</w:t>
      </w:r>
    </w:p>
    <w:p w14:paraId="2C2F7E1F"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Employee recognition and engagement.</w:t>
      </w:r>
    </w:p>
    <w:p w14:paraId="350635E4" w14:textId="77777777" w:rsidR="005A23A7" w:rsidRPr="005A23A7" w:rsidRDefault="005A23A7" w:rsidP="00C851B9">
      <w:pPr>
        <w:pStyle w:val="NormalIndent"/>
        <w:numPr>
          <w:ilvl w:val="0"/>
          <w:numId w:val="30"/>
        </w:numPr>
        <w:rPr>
          <w:b w:val="0"/>
          <w:sz w:val="26"/>
          <w:szCs w:val="26"/>
          <w:lang w:val="en-US"/>
        </w:rPr>
      </w:pPr>
      <w:r w:rsidRPr="005A23A7">
        <w:rPr>
          <w:b w:val="0"/>
          <w:sz w:val="26"/>
          <w:szCs w:val="26"/>
          <w:lang w:val="en-US"/>
        </w:rPr>
        <w:t>Career development.</w:t>
      </w:r>
    </w:p>
    <w:p w14:paraId="5860240A" w14:textId="50870D9C" w:rsidR="005A23A7" w:rsidRPr="005A23A7" w:rsidRDefault="005A23A7" w:rsidP="00C851B9">
      <w:pPr>
        <w:pStyle w:val="NormalIndent"/>
        <w:rPr>
          <w:b w:val="0"/>
          <w:sz w:val="26"/>
          <w:szCs w:val="26"/>
          <w:lang w:val="en-US"/>
        </w:rPr>
      </w:pPr>
      <w:r w:rsidRPr="005A23A7">
        <w:rPr>
          <w:b w:val="0"/>
          <w:sz w:val="26"/>
          <w:szCs w:val="26"/>
          <w:lang w:val="en-US"/>
        </w:rPr>
        <w:t xml:space="preserve">In large organizations, each area of HRM falls under the responsibility of one or more HR managers and other specialists, such as training and development managers, employment services managers, career counselors and so on. Small companies either outsource this process or handle it in house on a smaller scale. In general, the main functions of human resources management include staffing, employee orientation/training, </w:t>
      </w:r>
      <w:proofErr w:type="gramStart"/>
      <w:r w:rsidRPr="005A23A7">
        <w:rPr>
          <w:b w:val="0"/>
          <w:sz w:val="26"/>
          <w:szCs w:val="26"/>
          <w:lang w:val="en-US"/>
        </w:rPr>
        <w:t>employee</w:t>
      </w:r>
      <w:r>
        <w:rPr>
          <w:b w:val="0"/>
          <w:sz w:val="26"/>
          <w:szCs w:val="26"/>
          <w:lang w:val="en-US"/>
        </w:rPr>
        <w:t>s</w:t>
      </w:r>
      <w:proofErr w:type="gramEnd"/>
      <w:r w:rsidRPr="005A23A7">
        <w:rPr>
          <w:b w:val="0"/>
          <w:sz w:val="26"/>
          <w:szCs w:val="26"/>
          <w:lang w:val="en-US"/>
        </w:rPr>
        <w:t xml:space="preserve"> welfare and employee retention.</w:t>
      </w:r>
    </w:p>
    <w:p w14:paraId="72707EB6" w14:textId="77777777" w:rsidR="006C557D" w:rsidRPr="00ED745D" w:rsidRDefault="006C557D" w:rsidP="00C851B9">
      <w:pPr>
        <w:pStyle w:val="Heading2"/>
        <w:numPr>
          <w:ilvl w:val="1"/>
          <w:numId w:val="14"/>
        </w:numPr>
        <w:tabs>
          <w:tab w:val="num" w:pos="576"/>
        </w:tabs>
        <w:jc w:val="both"/>
        <w:rPr>
          <w:rFonts w:ascii="Times New Roman" w:hAnsi="Times New Roman"/>
          <w:sz w:val="26"/>
          <w:szCs w:val="26"/>
        </w:rPr>
      </w:pPr>
      <w:bookmarkStart w:id="8" w:name="_Toc109314433"/>
      <w:bookmarkStart w:id="9" w:name="_Toc362429615"/>
      <w:r w:rsidRPr="00ED745D">
        <w:rPr>
          <w:rFonts w:ascii="Times New Roman" w:hAnsi="Times New Roman"/>
          <w:sz w:val="26"/>
          <w:szCs w:val="26"/>
        </w:rPr>
        <w:t>Scope</w:t>
      </w:r>
      <w:bookmarkEnd w:id="8"/>
    </w:p>
    <w:p w14:paraId="60B9EDBF" w14:textId="56C5E736" w:rsidR="006C557D" w:rsidRDefault="006C557D" w:rsidP="00C851B9">
      <w:pPr>
        <w:ind w:left="0"/>
        <w:jc w:val="both"/>
        <w:rPr>
          <w:iCs/>
          <w:sz w:val="26"/>
          <w:szCs w:val="26"/>
          <w:lang w:val="en-GB"/>
        </w:rPr>
      </w:pPr>
      <w:r w:rsidRPr="00ED745D">
        <w:rPr>
          <w:iCs/>
          <w:sz w:val="26"/>
          <w:szCs w:val="26"/>
          <w:lang w:val="en-GB"/>
        </w:rPr>
        <w:t xml:space="preserve">This section covers: </w:t>
      </w:r>
    </w:p>
    <w:p w14:paraId="0143D903" w14:textId="5B2E8911" w:rsidR="00067498" w:rsidRDefault="00067498" w:rsidP="00C851B9">
      <w:pPr>
        <w:ind w:left="0"/>
        <w:jc w:val="both"/>
        <w:rPr>
          <w:iCs/>
          <w:sz w:val="26"/>
          <w:szCs w:val="26"/>
        </w:rPr>
      </w:pPr>
      <w:r>
        <w:rPr>
          <w:iCs/>
          <w:sz w:val="26"/>
          <w:szCs w:val="26"/>
        </w:rPr>
        <w:lastRenderedPageBreak/>
        <w:t xml:space="preserve">- </w:t>
      </w:r>
      <w:r w:rsidRPr="00067498">
        <w:rPr>
          <w:iCs/>
          <w:sz w:val="26"/>
          <w:szCs w:val="26"/>
        </w:rPr>
        <w:t xml:space="preserve">Automate timesheet approval process of employees to </w:t>
      </w:r>
      <w:proofErr w:type="spellStart"/>
      <w:r w:rsidRPr="00067498">
        <w:rPr>
          <w:iCs/>
          <w:sz w:val="26"/>
          <w:szCs w:val="26"/>
        </w:rPr>
        <w:t>analyse</w:t>
      </w:r>
      <w:proofErr w:type="spellEnd"/>
      <w:r w:rsidRPr="00067498">
        <w:rPr>
          <w:iCs/>
          <w:sz w:val="26"/>
          <w:szCs w:val="26"/>
        </w:rPr>
        <w:t xml:space="preserve"> performance, estimate costs incurred across the organization under several parameters (employee, department, client, role, project or activity) and integrate seamlessly with payroll and other modules.</w:t>
      </w:r>
    </w:p>
    <w:p w14:paraId="234D289F" w14:textId="136E42EE" w:rsidR="00067498" w:rsidRDefault="00067498" w:rsidP="00C851B9">
      <w:pPr>
        <w:ind w:left="0"/>
        <w:jc w:val="both"/>
        <w:rPr>
          <w:iCs/>
          <w:sz w:val="26"/>
          <w:szCs w:val="26"/>
        </w:rPr>
      </w:pPr>
      <w:r>
        <w:rPr>
          <w:iCs/>
          <w:sz w:val="26"/>
          <w:szCs w:val="26"/>
        </w:rPr>
        <w:t xml:space="preserve">- </w:t>
      </w:r>
      <w:r w:rsidRPr="00067498">
        <w:rPr>
          <w:iCs/>
          <w:sz w:val="26"/>
          <w:szCs w:val="26"/>
        </w:rPr>
        <w:t>Tone down the complexities in payroll processing with a complete array of payroll services by offering inbuilt accounting module, automated tax computations, frequent audit &amp; reporting tool, tabular data storage, and configurable rule-based engine.</w:t>
      </w:r>
    </w:p>
    <w:p w14:paraId="080A5924" w14:textId="5A17863F" w:rsidR="004C76C1" w:rsidRPr="00ED745D" w:rsidRDefault="004C76C1" w:rsidP="00C851B9">
      <w:pPr>
        <w:ind w:left="0"/>
        <w:jc w:val="both"/>
        <w:rPr>
          <w:iCs/>
          <w:sz w:val="26"/>
          <w:szCs w:val="26"/>
        </w:rPr>
      </w:pPr>
      <w:r>
        <w:rPr>
          <w:iCs/>
          <w:sz w:val="26"/>
          <w:szCs w:val="26"/>
        </w:rPr>
        <w:t xml:space="preserve">- </w:t>
      </w:r>
      <w:r w:rsidRPr="004C76C1">
        <w:rPr>
          <w:iCs/>
          <w:sz w:val="26"/>
          <w:szCs w:val="26"/>
        </w:rPr>
        <w:t>Scope LMS comprise of an automated generation of employee annual leave calendar and leave allowance. Casual and medical leaves can also be requested by employees and processed within the system by the HR department. Leave allowance for every pay grade configured in the cost center is automatically activated by the</w:t>
      </w:r>
      <w:r w:rsidR="00C31533">
        <w:rPr>
          <w:iCs/>
          <w:sz w:val="26"/>
          <w:szCs w:val="26"/>
        </w:rPr>
        <w:t xml:space="preserve"> system and included in the </w:t>
      </w:r>
      <w:proofErr w:type="spellStart"/>
      <w:r w:rsidR="00C31533">
        <w:rPr>
          <w:iCs/>
          <w:sz w:val="26"/>
          <w:szCs w:val="26"/>
        </w:rPr>
        <w:t>pay</w:t>
      </w:r>
      <w:r w:rsidRPr="004C76C1">
        <w:rPr>
          <w:iCs/>
          <w:sz w:val="26"/>
          <w:szCs w:val="26"/>
        </w:rPr>
        <w:t>slip</w:t>
      </w:r>
      <w:proofErr w:type="spellEnd"/>
      <w:r w:rsidRPr="004C76C1">
        <w:rPr>
          <w:iCs/>
          <w:sz w:val="26"/>
          <w:szCs w:val="26"/>
        </w:rPr>
        <w:t xml:space="preserve"> of employees on their leave month</w:t>
      </w:r>
      <w:r w:rsidR="00741E04">
        <w:rPr>
          <w:iCs/>
          <w:sz w:val="26"/>
          <w:szCs w:val="26"/>
        </w:rPr>
        <w:t>.</w:t>
      </w:r>
    </w:p>
    <w:p w14:paraId="49626D4C" w14:textId="4CCE7229" w:rsidR="006C557D" w:rsidRPr="00ED745D" w:rsidRDefault="006C557D" w:rsidP="00C851B9">
      <w:pPr>
        <w:pStyle w:val="Heading2"/>
        <w:numPr>
          <w:ilvl w:val="0"/>
          <w:numId w:val="0"/>
        </w:numPr>
        <w:jc w:val="both"/>
        <w:rPr>
          <w:rFonts w:ascii="Times New Roman" w:hAnsi="Times New Roman"/>
          <w:i/>
          <w:sz w:val="26"/>
          <w:szCs w:val="26"/>
        </w:rPr>
      </w:pPr>
      <w:bookmarkStart w:id="10" w:name="_Toc109314434"/>
      <w:bookmarkEnd w:id="9"/>
      <w:r w:rsidRPr="00ED745D">
        <w:rPr>
          <w:rFonts w:ascii="Times New Roman" w:hAnsi="Times New Roman"/>
          <w:i/>
          <w:sz w:val="26"/>
          <w:szCs w:val="26"/>
        </w:rPr>
        <w:t xml:space="preserve">1.3. </w:t>
      </w:r>
      <w:r w:rsidRPr="00ED745D">
        <w:rPr>
          <w:rFonts w:ascii="Times New Roman" w:hAnsi="Times New Roman"/>
          <w:sz w:val="26"/>
          <w:szCs w:val="26"/>
        </w:rPr>
        <w:t>Definitions, Acronyms, and Abbreviations</w:t>
      </w:r>
      <w:bookmarkEnd w:id="10"/>
    </w:p>
    <w:p w14:paraId="6007CA75" w14:textId="77777777" w:rsidR="006C557D" w:rsidRPr="00ED745D" w:rsidRDefault="006C557D" w:rsidP="00C851B9">
      <w:pPr>
        <w:ind w:left="0"/>
        <w:jc w:val="both"/>
        <w:rPr>
          <w:i/>
          <w:sz w:val="26"/>
          <w:szCs w:val="26"/>
        </w:rPr>
      </w:pPr>
      <w:r w:rsidRPr="00ED745D">
        <w:rPr>
          <w:i/>
          <w:sz w:val="26"/>
          <w:szCs w:val="26"/>
        </w:rPr>
        <w:tab/>
      </w:r>
      <w:r w:rsidRPr="00ED745D">
        <w:rPr>
          <w:iCs/>
          <w:sz w:val="26"/>
          <w:szCs w:val="26"/>
        </w:rPr>
        <w:t>Provide the definitions of all terms, acronyms, and abbreviations required to properly interpret the SRS.  This information may be provided by reference to one or more appendices in the SRS or by reference to documents. This information may be provided by reference to an Appendix</w:t>
      </w:r>
      <w:r w:rsidRPr="00ED745D">
        <w:rPr>
          <w:i/>
          <w:sz w:val="26"/>
          <w:szCs w:val="26"/>
        </w:rPr>
        <w:t>.</w:t>
      </w:r>
    </w:p>
    <w:tbl>
      <w:tblPr>
        <w:tblW w:w="5000" w:type="pct"/>
        <w:tblInd w:w="-7"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436"/>
        <w:gridCol w:w="6891"/>
      </w:tblGrid>
      <w:tr w:rsidR="006C557D" w:rsidRPr="00ED745D" w14:paraId="595C0C8B" w14:textId="77777777" w:rsidTr="007B5D8C">
        <w:trPr>
          <w:trHeight w:val="449"/>
        </w:trPr>
        <w:tc>
          <w:tcPr>
            <w:tcW w:w="1306" w:type="pct"/>
            <w:shd w:val="clear" w:color="auto" w:fill="D9D9D9" w:themeFill="background1" w:themeFillShade="D9"/>
            <w:vAlign w:val="center"/>
          </w:tcPr>
          <w:p w14:paraId="5819A5A9" w14:textId="77777777" w:rsidR="006C557D" w:rsidRPr="00ED745D" w:rsidRDefault="006C557D" w:rsidP="00C851B9">
            <w:pPr>
              <w:pStyle w:val="Body"/>
            </w:pPr>
            <w:r w:rsidRPr="00ED745D">
              <w:t>Abbreviations</w:t>
            </w:r>
          </w:p>
        </w:tc>
        <w:tc>
          <w:tcPr>
            <w:tcW w:w="3694" w:type="pct"/>
            <w:shd w:val="clear" w:color="auto" w:fill="D9D9D9" w:themeFill="background1" w:themeFillShade="D9"/>
            <w:vAlign w:val="center"/>
          </w:tcPr>
          <w:p w14:paraId="6AF52367" w14:textId="77777777" w:rsidR="006C557D" w:rsidRPr="00ED745D" w:rsidRDefault="006C557D" w:rsidP="00C851B9">
            <w:pPr>
              <w:pStyle w:val="Body"/>
            </w:pPr>
            <w:r w:rsidRPr="00ED745D">
              <w:t>Detail</w:t>
            </w:r>
          </w:p>
        </w:tc>
      </w:tr>
      <w:tr w:rsidR="006C557D" w:rsidRPr="00ED745D" w14:paraId="4EBC9808" w14:textId="77777777" w:rsidTr="007B5D8C">
        <w:tc>
          <w:tcPr>
            <w:tcW w:w="1306" w:type="pct"/>
            <w:vAlign w:val="center"/>
          </w:tcPr>
          <w:p w14:paraId="3B5A2084" w14:textId="77777777" w:rsidR="006C557D" w:rsidRPr="00ED745D" w:rsidRDefault="006C557D" w:rsidP="00C851B9">
            <w:pPr>
              <w:pStyle w:val="Body"/>
            </w:pPr>
            <w:r w:rsidRPr="00ED745D">
              <w:t>SRS</w:t>
            </w:r>
          </w:p>
        </w:tc>
        <w:tc>
          <w:tcPr>
            <w:tcW w:w="3694" w:type="pct"/>
          </w:tcPr>
          <w:p w14:paraId="0B9E30A3" w14:textId="7B7B6543" w:rsidR="006C557D" w:rsidRPr="00ED745D" w:rsidRDefault="006C557D" w:rsidP="00C851B9">
            <w:pPr>
              <w:pStyle w:val="Body"/>
            </w:pPr>
            <w:r w:rsidRPr="00ED745D">
              <w:t>System Requirement Specification</w:t>
            </w:r>
          </w:p>
        </w:tc>
      </w:tr>
      <w:tr w:rsidR="006C557D" w:rsidRPr="00ED745D" w14:paraId="02000AEF" w14:textId="77777777" w:rsidTr="007B5D8C">
        <w:tc>
          <w:tcPr>
            <w:tcW w:w="1306" w:type="pct"/>
            <w:vAlign w:val="center"/>
          </w:tcPr>
          <w:p w14:paraId="34215B4D" w14:textId="3A8F6F43" w:rsidR="006C557D" w:rsidRPr="00ED745D" w:rsidRDefault="00067498" w:rsidP="00C851B9">
            <w:pPr>
              <w:pStyle w:val="Body"/>
            </w:pPr>
            <w:r>
              <w:t>HRM</w:t>
            </w:r>
          </w:p>
        </w:tc>
        <w:tc>
          <w:tcPr>
            <w:tcW w:w="3694" w:type="pct"/>
          </w:tcPr>
          <w:p w14:paraId="7EB85E21" w14:textId="39D808C1" w:rsidR="006C557D" w:rsidRPr="00ED745D" w:rsidRDefault="00067498" w:rsidP="00C851B9">
            <w:pPr>
              <w:pStyle w:val="Body"/>
            </w:pPr>
            <w:r>
              <w:t>Human Resource Management</w:t>
            </w:r>
          </w:p>
        </w:tc>
      </w:tr>
      <w:tr w:rsidR="006C557D" w:rsidRPr="00ED745D" w14:paraId="44407374" w14:textId="77777777" w:rsidTr="007B5D8C">
        <w:tc>
          <w:tcPr>
            <w:tcW w:w="1306" w:type="pct"/>
            <w:vAlign w:val="center"/>
          </w:tcPr>
          <w:p w14:paraId="56B01883" w14:textId="77777777" w:rsidR="006C557D" w:rsidRPr="00ED745D" w:rsidRDefault="006C557D" w:rsidP="00C851B9">
            <w:pPr>
              <w:pStyle w:val="Body"/>
            </w:pPr>
            <w:r w:rsidRPr="00ED745D">
              <w:t>BR</w:t>
            </w:r>
          </w:p>
        </w:tc>
        <w:tc>
          <w:tcPr>
            <w:tcW w:w="3694" w:type="pct"/>
          </w:tcPr>
          <w:p w14:paraId="3CA94171" w14:textId="77777777" w:rsidR="006C557D" w:rsidRPr="00ED745D" w:rsidRDefault="006C557D" w:rsidP="00C851B9">
            <w:pPr>
              <w:pStyle w:val="Body"/>
            </w:pPr>
            <w:r w:rsidRPr="00ED745D">
              <w:t>Business Rule</w:t>
            </w:r>
          </w:p>
        </w:tc>
      </w:tr>
      <w:tr w:rsidR="006C557D" w:rsidRPr="00ED745D" w14:paraId="52B3BFEB" w14:textId="77777777" w:rsidTr="007B5D8C">
        <w:tc>
          <w:tcPr>
            <w:tcW w:w="1306" w:type="pct"/>
            <w:vAlign w:val="center"/>
          </w:tcPr>
          <w:p w14:paraId="448DB916" w14:textId="77777777" w:rsidR="006C557D" w:rsidRPr="00ED745D" w:rsidRDefault="006C557D" w:rsidP="00C851B9">
            <w:pPr>
              <w:pStyle w:val="Body"/>
            </w:pPr>
            <w:r w:rsidRPr="00ED745D">
              <w:t>N/A</w:t>
            </w:r>
          </w:p>
        </w:tc>
        <w:tc>
          <w:tcPr>
            <w:tcW w:w="3694" w:type="pct"/>
          </w:tcPr>
          <w:p w14:paraId="0C02639A" w14:textId="77777777" w:rsidR="006C557D" w:rsidRPr="00ED745D" w:rsidRDefault="006C557D" w:rsidP="00C851B9">
            <w:pPr>
              <w:pStyle w:val="Body"/>
            </w:pPr>
            <w:r w:rsidRPr="00ED745D">
              <w:t>Not Applicable or Not Available</w:t>
            </w:r>
          </w:p>
        </w:tc>
      </w:tr>
      <w:tr w:rsidR="004C76C1" w:rsidRPr="00ED745D" w14:paraId="76592FC3" w14:textId="77777777" w:rsidTr="007B5D8C">
        <w:tc>
          <w:tcPr>
            <w:tcW w:w="1306" w:type="pct"/>
            <w:vAlign w:val="center"/>
          </w:tcPr>
          <w:p w14:paraId="6A83BD79" w14:textId="6B9F80EA" w:rsidR="004C76C1" w:rsidRPr="00ED745D" w:rsidRDefault="004C76C1" w:rsidP="00C851B9">
            <w:pPr>
              <w:pStyle w:val="Body"/>
            </w:pPr>
            <w:r>
              <w:t>LMM</w:t>
            </w:r>
          </w:p>
        </w:tc>
        <w:tc>
          <w:tcPr>
            <w:tcW w:w="3694" w:type="pct"/>
          </w:tcPr>
          <w:p w14:paraId="5B08A971" w14:textId="2B565335" w:rsidR="004C76C1" w:rsidRPr="00ED745D" w:rsidRDefault="004C76C1" w:rsidP="00C851B9">
            <w:pPr>
              <w:pStyle w:val="Body"/>
            </w:pPr>
            <w:r>
              <w:t>Leave Management Module</w:t>
            </w:r>
          </w:p>
        </w:tc>
      </w:tr>
      <w:tr w:rsidR="00C31533" w:rsidRPr="00ED745D" w14:paraId="171A5843" w14:textId="77777777" w:rsidTr="007B5D8C">
        <w:tc>
          <w:tcPr>
            <w:tcW w:w="1306" w:type="pct"/>
            <w:vAlign w:val="center"/>
          </w:tcPr>
          <w:p w14:paraId="0AC38F4E" w14:textId="4F451A0C" w:rsidR="00C31533" w:rsidRDefault="00C31533" w:rsidP="00C851B9">
            <w:pPr>
              <w:pStyle w:val="Body"/>
            </w:pPr>
            <w:r>
              <w:t>HR</w:t>
            </w:r>
          </w:p>
        </w:tc>
        <w:tc>
          <w:tcPr>
            <w:tcW w:w="3694" w:type="pct"/>
          </w:tcPr>
          <w:p w14:paraId="0B5D588A" w14:textId="6F1FE7D0" w:rsidR="00C31533" w:rsidRDefault="00C31533" w:rsidP="00C851B9">
            <w:pPr>
              <w:pStyle w:val="Body"/>
            </w:pPr>
            <w:r>
              <w:t>Human Resources</w:t>
            </w:r>
          </w:p>
        </w:tc>
      </w:tr>
      <w:tr w:rsidR="006C557D" w:rsidRPr="00ED745D" w14:paraId="7DB3F9C8" w14:textId="77777777" w:rsidTr="007B5D8C">
        <w:tc>
          <w:tcPr>
            <w:tcW w:w="1306" w:type="pct"/>
            <w:vAlign w:val="center"/>
          </w:tcPr>
          <w:p w14:paraId="37D57356" w14:textId="77777777" w:rsidR="006C557D" w:rsidRPr="00ED745D" w:rsidRDefault="006C557D" w:rsidP="00C851B9">
            <w:pPr>
              <w:pStyle w:val="Body"/>
            </w:pPr>
            <w:r w:rsidRPr="00ED745D">
              <w:t>……</w:t>
            </w:r>
          </w:p>
        </w:tc>
        <w:tc>
          <w:tcPr>
            <w:tcW w:w="3694" w:type="pct"/>
          </w:tcPr>
          <w:p w14:paraId="12B67BB1" w14:textId="77777777" w:rsidR="006C557D" w:rsidRPr="00ED745D" w:rsidRDefault="006C557D" w:rsidP="00C851B9">
            <w:pPr>
              <w:pStyle w:val="Body"/>
            </w:pPr>
            <w:r w:rsidRPr="00ED745D">
              <w:t>…………………</w:t>
            </w:r>
          </w:p>
        </w:tc>
      </w:tr>
    </w:tbl>
    <w:p w14:paraId="7C826E9B" w14:textId="77777777" w:rsidR="006C557D" w:rsidRPr="00ED745D" w:rsidRDefault="006C557D" w:rsidP="00C851B9">
      <w:pPr>
        <w:pStyle w:val="Body"/>
      </w:pPr>
    </w:p>
    <w:p w14:paraId="32DA2160" w14:textId="77777777" w:rsidR="006C557D" w:rsidRPr="00ED745D" w:rsidRDefault="006C557D" w:rsidP="00C851B9">
      <w:pPr>
        <w:pStyle w:val="Heading2"/>
        <w:numPr>
          <w:ilvl w:val="2"/>
          <w:numId w:val="14"/>
        </w:numPr>
        <w:ind w:left="576" w:hanging="576"/>
        <w:jc w:val="both"/>
        <w:rPr>
          <w:rFonts w:ascii="Times New Roman" w:hAnsi="Times New Roman"/>
          <w:sz w:val="26"/>
          <w:szCs w:val="26"/>
        </w:rPr>
      </w:pPr>
      <w:bookmarkStart w:id="11" w:name="_Toc109314435"/>
      <w:r w:rsidRPr="00ED745D">
        <w:rPr>
          <w:rFonts w:ascii="Times New Roman" w:hAnsi="Times New Roman"/>
          <w:sz w:val="26"/>
          <w:szCs w:val="26"/>
        </w:rPr>
        <w:t>Reference</w:t>
      </w:r>
      <w:bookmarkEnd w:id="11"/>
    </w:p>
    <w:p w14:paraId="753F3D75" w14:textId="77777777" w:rsidR="006C557D" w:rsidRPr="00ED745D" w:rsidRDefault="006C557D" w:rsidP="00C851B9">
      <w:pPr>
        <w:tabs>
          <w:tab w:val="left" w:pos="1520"/>
        </w:tabs>
        <w:ind w:left="0"/>
        <w:jc w:val="both"/>
        <w:rPr>
          <w:iCs/>
          <w:sz w:val="26"/>
          <w:szCs w:val="26"/>
        </w:rPr>
      </w:pPr>
      <w:r w:rsidRPr="00ED745D">
        <w:rPr>
          <w:iCs/>
          <w:sz w:val="26"/>
          <w:szCs w:val="26"/>
        </w:rPr>
        <w:t>In this subsection:</w:t>
      </w:r>
    </w:p>
    <w:p w14:paraId="1625ACB0" w14:textId="77777777" w:rsidR="006C557D" w:rsidRPr="00ED745D" w:rsidRDefault="006C557D" w:rsidP="00C851B9">
      <w:pPr>
        <w:pStyle w:val="level2bullet"/>
        <w:tabs>
          <w:tab w:val="left" w:pos="1520"/>
        </w:tabs>
        <w:jc w:val="both"/>
        <w:rPr>
          <w:iCs/>
          <w:sz w:val="26"/>
          <w:szCs w:val="26"/>
        </w:rPr>
      </w:pPr>
      <w:r w:rsidRPr="00ED745D">
        <w:rPr>
          <w:iCs/>
          <w:sz w:val="26"/>
          <w:szCs w:val="26"/>
        </w:rPr>
        <w:lastRenderedPageBreak/>
        <w:t>(1)  Provide a complete list of all documents referenced elsewhere in the SRS</w:t>
      </w:r>
    </w:p>
    <w:p w14:paraId="3E5EA717" w14:textId="77777777" w:rsidR="006C557D" w:rsidRPr="00ED745D" w:rsidRDefault="006C557D" w:rsidP="00C851B9">
      <w:pPr>
        <w:pStyle w:val="level2bullet"/>
        <w:tabs>
          <w:tab w:val="left" w:pos="1520"/>
        </w:tabs>
        <w:ind w:left="720" w:hanging="432"/>
        <w:jc w:val="both"/>
        <w:rPr>
          <w:iCs/>
          <w:sz w:val="26"/>
          <w:szCs w:val="26"/>
        </w:rPr>
      </w:pPr>
      <w:r w:rsidRPr="00ED745D">
        <w:rPr>
          <w:iCs/>
          <w:sz w:val="26"/>
          <w:szCs w:val="26"/>
        </w:rPr>
        <w:t>(2)  Identify each document by title, report number (if applicable), date, and publishing organization</w:t>
      </w:r>
    </w:p>
    <w:p w14:paraId="503CFE50" w14:textId="77777777" w:rsidR="006C557D" w:rsidRPr="00ED745D" w:rsidRDefault="006C557D" w:rsidP="00C851B9">
      <w:pPr>
        <w:pStyle w:val="level2bullet"/>
        <w:numPr>
          <w:ilvl w:val="0"/>
          <w:numId w:val="17"/>
        </w:numPr>
        <w:tabs>
          <w:tab w:val="left" w:pos="1520"/>
        </w:tabs>
        <w:jc w:val="both"/>
        <w:rPr>
          <w:iCs/>
          <w:sz w:val="26"/>
          <w:szCs w:val="26"/>
        </w:rPr>
      </w:pPr>
      <w:r w:rsidRPr="00ED745D">
        <w:rPr>
          <w:iCs/>
          <w:sz w:val="26"/>
          <w:szCs w:val="26"/>
        </w:rPr>
        <w:t>Specify the sources from which the references can be obtained.</w:t>
      </w:r>
    </w:p>
    <w:p w14:paraId="4EF51E8D" w14:textId="77777777" w:rsidR="006C557D" w:rsidRPr="00ED745D" w:rsidRDefault="006C557D" w:rsidP="00C851B9">
      <w:pPr>
        <w:pStyle w:val="level2bullet"/>
        <w:tabs>
          <w:tab w:val="left" w:pos="1520"/>
        </w:tabs>
        <w:ind w:left="0" w:firstLine="0"/>
        <w:jc w:val="both"/>
        <w:rPr>
          <w:iCs/>
          <w:sz w:val="26"/>
          <w:szCs w:val="26"/>
        </w:rPr>
      </w:pPr>
    </w:p>
    <w:p w14:paraId="2CA1D8BF" w14:textId="77777777" w:rsidR="006C557D" w:rsidRPr="00ED745D" w:rsidRDefault="006C557D" w:rsidP="00C851B9">
      <w:pPr>
        <w:tabs>
          <w:tab w:val="left" w:pos="1520"/>
        </w:tabs>
        <w:ind w:left="0"/>
        <w:jc w:val="both"/>
        <w:rPr>
          <w:iCs/>
          <w:sz w:val="26"/>
          <w:szCs w:val="26"/>
        </w:rPr>
      </w:pPr>
      <w:r w:rsidRPr="00ED745D">
        <w:rPr>
          <w:iCs/>
          <w:sz w:val="26"/>
          <w:szCs w:val="26"/>
        </w:rPr>
        <w:t>This information can be provided by reference to an appendix or to another document.</w:t>
      </w:r>
    </w:p>
    <w:p w14:paraId="5804E2D7" w14:textId="77777777" w:rsidR="006C557D" w:rsidRPr="00ED745D" w:rsidRDefault="006C557D" w:rsidP="00C851B9">
      <w:pPr>
        <w:pStyle w:val="Body"/>
      </w:pPr>
      <w:r w:rsidRPr="00ED745D">
        <w:br w:type="page"/>
      </w:r>
    </w:p>
    <w:p w14:paraId="4E7F2892" w14:textId="0089B452" w:rsidR="006C557D" w:rsidRPr="00ED745D" w:rsidRDefault="00C96BAF" w:rsidP="00C851B9">
      <w:pPr>
        <w:pStyle w:val="Heading1"/>
        <w:numPr>
          <w:ilvl w:val="0"/>
          <w:numId w:val="14"/>
        </w:numPr>
        <w:tabs>
          <w:tab w:val="num" w:pos="432"/>
        </w:tabs>
        <w:contextualSpacing/>
        <w:jc w:val="both"/>
        <w:rPr>
          <w:sz w:val="26"/>
          <w:szCs w:val="26"/>
        </w:rPr>
      </w:pPr>
      <w:bookmarkStart w:id="12" w:name="_Toc109314436"/>
      <w:r>
        <w:rPr>
          <w:sz w:val="26"/>
          <w:szCs w:val="26"/>
        </w:rPr>
        <w:lastRenderedPageBreak/>
        <w:t>SYSTEM OVERVIEW</w:t>
      </w:r>
      <w:bookmarkEnd w:id="12"/>
    </w:p>
    <w:p w14:paraId="7F445A67" w14:textId="6425A791" w:rsidR="006C557D" w:rsidRPr="00ED745D" w:rsidRDefault="00923E46" w:rsidP="00C851B9">
      <w:pPr>
        <w:pStyle w:val="Heading2"/>
        <w:numPr>
          <w:ilvl w:val="1"/>
          <w:numId w:val="14"/>
        </w:numPr>
        <w:tabs>
          <w:tab w:val="num" w:pos="576"/>
        </w:tabs>
        <w:jc w:val="both"/>
        <w:rPr>
          <w:rFonts w:ascii="Times New Roman" w:hAnsi="Times New Roman"/>
          <w:sz w:val="26"/>
          <w:szCs w:val="26"/>
        </w:rPr>
      </w:pPr>
      <w:bookmarkStart w:id="13" w:name="_Toc109314437"/>
      <w:r>
        <w:rPr>
          <w:rStyle w:val="q4iawc"/>
          <w:rFonts w:ascii="Times New Roman" w:hAnsi="Times New Roman"/>
          <w:sz w:val="26"/>
          <w:szCs w:val="26"/>
          <w:lang w:val="en"/>
        </w:rPr>
        <w:t>Problem Statement</w:t>
      </w:r>
      <w:bookmarkEnd w:id="13"/>
    </w:p>
    <w:p w14:paraId="1C3AE3AD" w14:textId="1B9FB1F9" w:rsidR="00A8404D" w:rsidRPr="00923E46" w:rsidRDefault="00A8404D" w:rsidP="00C851B9">
      <w:pPr>
        <w:pStyle w:val="ListParagraph"/>
        <w:numPr>
          <w:ilvl w:val="0"/>
          <w:numId w:val="23"/>
        </w:numPr>
        <w:jc w:val="both"/>
        <w:rPr>
          <w:sz w:val="26"/>
          <w:szCs w:val="26"/>
        </w:rPr>
      </w:pPr>
      <w:r w:rsidRPr="00923E46">
        <w:rPr>
          <w:sz w:val="26"/>
          <w:szCs w:val="26"/>
        </w:rPr>
        <w:t xml:space="preserve">Briefly state the cause and content of the problem to be done </w:t>
      </w:r>
    </w:p>
    <w:p w14:paraId="0233ED7B" w14:textId="7199F01A" w:rsidR="00A8404D" w:rsidRPr="00923E46" w:rsidRDefault="00A8404D" w:rsidP="00C851B9">
      <w:pPr>
        <w:pStyle w:val="ListParagraph"/>
        <w:numPr>
          <w:ilvl w:val="0"/>
          <w:numId w:val="23"/>
        </w:numPr>
        <w:jc w:val="both"/>
        <w:rPr>
          <w:sz w:val="26"/>
          <w:szCs w:val="26"/>
        </w:rPr>
      </w:pPr>
      <w:r w:rsidRPr="00923E46">
        <w:rPr>
          <w:sz w:val="26"/>
          <w:szCs w:val="26"/>
        </w:rPr>
        <w:t xml:space="preserve">Based </w:t>
      </w:r>
      <w:r w:rsidR="00B37F73">
        <w:rPr>
          <w:sz w:val="26"/>
          <w:szCs w:val="26"/>
        </w:rPr>
        <w:t>on the requirements of product owner</w:t>
      </w:r>
      <w:r w:rsidRPr="00923E46">
        <w:rPr>
          <w:sz w:val="26"/>
          <w:szCs w:val="26"/>
        </w:rPr>
        <w:t xml:space="preserve"> as well as the actual survey status to come up with all the problems that need to be solved </w:t>
      </w:r>
    </w:p>
    <w:p w14:paraId="7FD5071D" w14:textId="18DEB2F0" w:rsidR="00A8404D" w:rsidRPr="00923E46" w:rsidRDefault="00A8404D" w:rsidP="00C851B9">
      <w:pPr>
        <w:pStyle w:val="ListParagraph"/>
        <w:numPr>
          <w:ilvl w:val="0"/>
          <w:numId w:val="23"/>
        </w:numPr>
        <w:jc w:val="both"/>
        <w:rPr>
          <w:sz w:val="26"/>
          <w:szCs w:val="26"/>
        </w:rPr>
      </w:pPr>
      <w:r w:rsidRPr="00923E46">
        <w:rPr>
          <w:sz w:val="26"/>
          <w:szCs w:val="26"/>
        </w:rPr>
        <w:t>The problem stated here often arises from a certain management/business need in reality of the user and the problem is set out to hope that if the software is built, it will solve that problem.</w:t>
      </w:r>
    </w:p>
    <w:p w14:paraId="19074857" w14:textId="27C579CC" w:rsidR="00FA128C" w:rsidRDefault="00FA128C" w:rsidP="00C851B9">
      <w:pPr>
        <w:pStyle w:val="Heading2"/>
        <w:numPr>
          <w:ilvl w:val="1"/>
          <w:numId w:val="14"/>
        </w:numPr>
        <w:tabs>
          <w:tab w:val="num" w:pos="576"/>
        </w:tabs>
        <w:jc w:val="both"/>
        <w:rPr>
          <w:rFonts w:ascii="Times New Roman" w:hAnsi="Times New Roman"/>
          <w:sz w:val="26"/>
          <w:szCs w:val="26"/>
        </w:rPr>
      </w:pPr>
      <w:bookmarkStart w:id="14" w:name="_Toc109314438"/>
      <w:r>
        <w:rPr>
          <w:rFonts w:ascii="Times New Roman" w:hAnsi="Times New Roman"/>
          <w:sz w:val="26"/>
          <w:szCs w:val="26"/>
        </w:rPr>
        <w:t>Purpose of system</w:t>
      </w:r>
      <w:bookmarkEnd w:id="14"/>
    </w:p>
    <w:p w14:paraId="36E99F92" w14:textId="13D29193" w:rsidR="00FA128C" w:rsidRDefault="00FA128C" w:rsidP="00C851B9">
      <w:pPr>
        <w:pStyle w:val="Heading2"/>
        <w:numPr>
          <w:ilvl w:val="1"/>
          <w:numId w:val="14"/>
        </w:numPr>
        <w:tabs>
          <w:tab w:val="num" w:pos="576"/>
        </w:tabs>
        <w:jc w:val="both"/>
        <w:rPr>
          <w:rFonts w:ascii="Times New Roman" w:hAnsi="Times New Roman"/>
          <w:sz w:val="26"/>
          <w:szCs w:val="26"/>
        </w:rPr>
      </w:pPr>
      <w:bookmarkStart w:id="15" w:name="_Toc109314439"/>
      <w:r>
        <w:rPr>
          <w:rFonts w:ascii="Times New Roman" w:hAnsi="Times New Roman"/>
          <w:sz w:val="26"/>
          <w:szCs w:val="26"/>
        </w:rPr>
        <w:t>Scope of system</w:t>
      </w:r>
      <w:bookmarkEnd w:id="15"/>
    </w:p>
    <w:p w14:paraId="350A0E34" w14:textId="6A2153E0" w:rsidR="006C557D" w:rsidRPr="000E2CF8" w:rsidRDefault="006C557D" w:rsidP="00C851B9">
      <w:pPr>
        <w:pStyle w:val="Heading3"/>
        <w:numPr>
          <w:ilvl w:val="2"/>
          <w:numId w:val="14"/>
        </w:numPr>
        <w:tabs>
          <w:tab w:val="num" w:pos="720"/>
        </w:tabs>
      </w:pPr>
      <w:bookmarkStart w:id="16" w:name="_Toc109314440"/>
      <w:r w:rsidRPr="000E2CF8">
        <w:rPr>
          <w:rFonts w:ascii="Times New Roman" w:hAnsi="Times New Roman"/>
          <w:iCs/>
          <w:sz w:val="26"/>
          <w:szCs w:val="26"/>
        </w:rPr>
        <w:t>Use case</w:t>
      </w:r>
      <w:bookmarkEnd w:id="16"/>
    </w:p>
    <w:p w14:paraId="5DCFB1BD" w14:textId="77777777" w:rsidR="006C557D" w:rsidRPr="00ED745D" w:rsidRDefault="006C557D" w:rsidP="00C851B9">
      <w:pPr>
        <w:ind w:left="0"/>
        <w:jc w:val="both"/>
        <w:rPr>
          <w:sz w:val="26"/>
          <w:szCs w:val="26"/>
        </w:rPr>
      </w:pPr>
      <w:r w:rsidRPr="00ED745D">
        <w:rPr>
          <w:sz w:val="26"/>
          <w:szCs w:val="26"/>
        </w:rPr>
        <w:t>Example:</w:t>
      </w:r>
    </w:p>
    <w:p w14:paraId="03E27921" w14:textId="08CEC75A" w:rsidR="006C557D" w:rsidRPr="00ED745D" w:rsidRDefault="00435189" w:rsidP="00C851B9">
      <w:pPr>
        <w:ind w:left="0"/>
        <w:jc w:val="both"/>
        <w:rPr>
          <w:sz w:val="26"/>
          <w:szCs w:val="26"/>
        </w:rPr>
      </w:pPr>
      <w:r>
        <w:rPr>
          <w:noProof/>
          <w:snapToGrid/>
          <w:sz w:val="26"/>
          <w:szCs w:val="26"/>
        </w:rPr>
        <w:lastRenderedPageBreak/>
        <w:drawing>
          <wp:inline distT="0" distB="0" distL="0" distR="0" wp14:anchorId="7FC28223" wp14:editId="1CB6B535">
            <wp:extent cx="5941695" cy="55594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HRM.png"/>
                    <pic:cNvPicPr/>
                  </pic:nvPicPr>
                  <pic:blipFill>
                    <a:blip r:embed="rId9">
                      <a:extLst>
                        <a:ext uri="{28A0092B-C50C-407E-A947-70E740481C1C}">
                          <a14:useLocalDpi xmlns:a14="http://schemas.microsoft.com/office/drawing/2010/main" val="0"/>
                        </a:ext>
                      </a:extLst>
                    </a:blip>
                    <a:stretch>
                      <a:fillRect/>
                    </a:stretch>
                  </pic:blipFill>
                  <pic:spPr>
                    <a:xfrm>
                      <a:off x="0" y="0"/>
                      <a:ext cx="5941695" cy="5559425"/>
                    </a:xfrm>
                    <a:prstGeom prst="rect">
                      <a:avLst/>
                    </a:prstGeom>
                  </pic:spPr>
                </pic:pic>
              </a:graphicData>
            </a:graphic>
          </wp:inline>
        </w:drawing>
      </w:r>
    </w:p>
    <w:p w14:paraId="224D95D2" w14:textId="0B5015F4" w:rsidR="006C557D" w:rsidRDefault="006C557D" w:rsidP="00C851B9">
      <w:pPr>
        <w:pStyle w:val="Heading3"/>
        <w:numPr>
          <w:ilvl w:val="2"/>
          <w:numId w:val="14"/>
        </w:numPr>
        <w:tabs>
          <w:tab w:val="num" w:pos="720"/>
        </w:tabs>
        <w:rPr>
          <w:rStyle w:val="q4iawc"/>
          <w:rFonts w:ascii="Times New Roman" w:hAnsi="Times New Roman"/>
          <w:sz w:val="26"/>
          <w:szCs w:val="26"/>
          <w:lang w:val="en"/>
        </w:rPr>
      </w:pPr>
      <w:bookmarkStart w:id="17" w:name="_Toc109314441"/>
      <w:r w:rsidRPr="00ED745D">
        <w:rPr>
          <w:rStyle w:val="q4iawc"/>
          <w:rFonts w:ascii="Times New Roman" w:hAnsi="Times New Roman"/>
          <w:sz w:val="26"/>
          <w:szCs w:val="26"/>
          <w:lang w:val="en"/>
        </w:rPr>
        <w:t>Function</w:t>
      </w:r>
      <w:bookmarkEnd w:id="17"/>
    </w:p>
    <w:p w14:paraId="471D8F74" w14:textId="139086F8" w:rsidR="009A66E1" w:rsidRPr="009A66E1" w:rsidRDefault="009A66E1" w:rsidP="00C851B9">
      <w:pPr>
        <w:pStyle w:val="ListParagraph"/>
        <w:numPr>
          <w:ilvl w:val="3"/>
          <w:numId w:val="24"/>
        </w:numPr>
        <w:jc w:val="both"/>
        <w:outlineLvl w:val="3"/>
        <w:rPr>
          <w:i/>
          <w:iCs/>
        </w:rPr>
      </w:pPr>
      <w:r>
        <w:rPr>
          <w:i/>
          <w:iCs/>
        </w:rPr>
        <w:t xml:space="preserve"> </w:t>
      </w:r>
      <w:r w:rsidRPr="009A66E1">
        <w:rPr>
          <w:i/>
          <w:iCs/>
        </w:rPr>
        <w:t>Function List</w:t>
      </w:r>
    </w:p>
    <w:p w14:paraId="157960EC" w14:textId="77777777" w:rsidR="006C557D" w:rsidRPr="00ED745D" w:rsidRDefault="006C557D" w:rsidP="00C851B9">
      <w:pPr>
        <w:jc w:val="both"/>
        <w:rPr>
          <w:sz w:val="26"/>
          <w:szCs w:val="26"/>
          <w:lang w:val="en"/>
        </w:rPr>
      </w:pPr>
      <w:r w:rsidRPr="00ED745D">
        <w:rPr>
          <w:sz w:val="26"/>
          <w:szCs w:val="26"/>
          <w:lang w:val="en"/>
        </w:rPr>
        <w:t>Example:</w:t>
      </w:r>
    </w:p>
    <w:tbl>
      <w:tblPr>
        <w:tblW w:w="49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2295"/>
        <w:gridCol w:w="1614"/>
        <w:gridCol w:w="4725"/>
      </w:tblGrid>
      <w:tr w:rsidR="00ED745D" w:rsidRPr="00ED745D" w14:paraId="34411839" w14:textId="77777777" w:rsidTr="002337FD">
        <w:trPr>
          <w:trHeight w:val="433"/>
          <w:tblHeader/>
        </w:trPr>
        <w:tc>
          <w:tcPr>
            <w:tcW w:w="291" w:type="pct"/>
            <w:shd w:val="clear" w:color="auto" w:fill="E6E6E6"/>
            <w:vAlign w:val="center"/>
          </w:tcPr>
          <w:p w14:paraId="6C880A15" w14:textId="77777777" w:rsidR="006C557D" w:rsidRPr="00ED745D" w:rsidRDefault="006C557D" w:rsidP="00C851B9">
            <w:pPr>
              <w:pStyle w:val="NormalTableHeader"/>
              <w:keepNext w:val="0"/>
              <w:spacing w:before="120" w:after="0" w:line="360" w:lineRule="auto"/>
              <w:jc w:val="both"/>
              <w:rPr>
                <w:rFonts w:ascii="Times New Roman" w:hAnsi="Times New Roman" w:cs="Times New Roman"/>
                <w:sz w:val="26"/>
                <w:szCs w:val="26"/>
              </w:rPr>
            </w:pPr>
            <w:r w:rsidRPr="00ED745D">
              <w:rPr>
                <w:rFonts w:ascii="Times New Roman" w:hAnsi="Times New Roman" w:cs="Times New Roman"/>
                <w:sz w:val="26"/>
                <w:szCs w:val="26"/>
              </w:rPr>
              <w:t>No</w:t>
            </w:r>
          </w:p>
        </w:tc>
        <w:tc>
          <w:tcPr>
            <w:tcW w:w="1252" w:type="pct"/>
            <w:shd w:val="clear" w:color="auto" w:fill="E6E6E6"/>
            <w:vAlign w:val="center"/>
          </w:tcPr>
          <w:p w14:paraId="39F7CB5B" w14:textId="77777777" w:rsidR="006C557D" w:rsidRPr="00ED745D" w:rsidRDefault="006C557D" w:rsidP="00C851B9">
            <w:pPr>
              <w:pStyle w:val="NormalTableHeader"/>
              <w:keepNext w:val="0"/>
              <w:spacing w:before="120" w:after="0" w:line="360" w:lineRule="auto"/>
              <w:jc w:val="both"/>
              <w:rPr>
                <w:rFonts w:ascii="Times New Roman" w:hAnsi="Times New Roman" w:cs="Times New Roman"/>
                <w:sz w:val="26"/>
                <w:szCs w:val="26"/>
              </w:rPr>
            </w:pPr>
            <w:r w:rsidRPr="00ED745D">
              <w:rPr>
                <w:rFonts w:ascii="Times New Roman" w:hAnsi="Times New Roman" w:cs="Times New Roman"/>
                <w:sz w:val="26"/>
                <w:szCs w:val="26"/>
              </w:rPr>
              <w:t>Function Name</w:t>
            </w:r>
          </w:p>
        </w:tc>
        <w:tc>
          <w:tcPr>
            <w:tcW w:w="880" w:type="pct"/>
            <w:shd w:val="clear" w:color="auto" w:fill="E6E6E6"/>
          </w:tcPr>
          <w:p w14:paraId="7241221F" w14:textId="77777777" w:rsidR="006C557D" w:rsidRPr="00ED745D" w:rsidRDefault="006C557D" w:rsidP="00C851B9">
            <w:pPr>
              <w:pStyle w:val="NormalTableHeader"/>
              <w:keepNext w:val="0"/>
              <w:spacing w:before="120" w:after="0" w:line="360" w:lineRule="auto"/>
              <w:jc w:val="both"/>
              <w:rPr>
                <w:rFonts w:ascii="Times New Roman" w:hAnsi="Times New Roman" w:cs="Times New Roman"/>
                <w:sz w:val="26"/>
                <w:szCs w:val="26"/>
              </w:rPr>
            </w:pPr>
            <w:proofErr w:type="spellStart"/>
            <w:r w:rsidRPr="00ED745D">
              <w:rPr>
                <w:rFonts w:ascii="Times New Roman" w:hAnsi="Times New Roman" w:cs="Times New Roman"/>
                <w:sz w:val="26"/>
                <w:szCs w:val="26"/>
              </w:rPr>
              <w:t>Fuction</w:t>
            </w:r>
            <w:proofErr w:type="spellEnd"/>
            <w:r w:rsidRPr="00ED745D">
              <w:rPr>
                <w:rFonts w:ascii="Times New Roman" w:hAnsi="Times New Roman" w:cs="Times New Roman"/>
                <w:sz w:val="26"/>
                <w:szCs w:val="26"/>
              </w:rPr>
              <w:t xml:space="preserve"> Code</w:t>
            </w:r>
          </w:p>
        </w:tc>
        <w:tc>
          <w:tcPr>
            <w:tcW w:w="2577" w:type="pct"/>
            <w:shd w:val="clear" w:color="auto" w:fill="E6E6E6"/>
          </w:tcPr>
          <w:p w14:paraId="47C6E4B7" w14:textId="77777777" w:rsidR="006C557D" w:rsidRPr="00ED745D" w:rsidRDefault="006C557D" w:rsidP="00C851B9">
            <w:pPr>
              <w:pStyle w:val="NormalTableHeader"/>
              <w:keepNext w:val="0"/>
              <w:spacing w:before="120" w:after="0" w:line="360" w:lineRule="auto"/>
              <w:jc w:val="both"/>
              <w:rPr>
                <w:rFonts w:ascii="Times New Roman" w:hAnsi="Times New Roman" w:cs="Times New Roman"/>
                <w:sz w:val="26"/>
                <w:szCs w:val="26"/>
              </w:rPr>
            </w:pPr>
            <w:r w:rsidRPr="00ED745D">
              <w:rPr>
                <w:rFonts w:ascii="Times New Roman" w:hAnsi="Times New Roman" w:cs="Times New Roman"/>
                <w:sz w:val="26"/>
                <w:szCs w:val="26"/>
              </w:rPr>
              <w:t>Description</w:t>
            </w:r>
          </w:p>
        </w:tc>
      </w:tr>
      <w:tr w:rsidR="006C557D" w:rsidRPr="00ED745D" w14:paraId="5782398A" w14:textId="77777777" w:rsidTr="002337FD">
        <w:trPr>
          <w:trHeight w:val="360"/>
        </w:trPr>
        <w:tc>
          <w:tcPr>
            <w:tcW w:w="291" w:type="pct"/>
          </w:tcPr>
          <w:p w14:paraId="404B1115" w14:textId="77777777" w:rsidR="006C557D" w:rsidRPr="00ED745D" w:rsidRDefault="006C557D" w:rsidP="00C851B9">
            <w:pPr>
              <w:pStyle w:val="TableNormal1"/>
              <w:numPr>
                <w:ilvl w:val="0"/>
                <w:numId w:val="18"/>
              </w:numPr>
              <w:spacing w:before="120" w:after="0" w:line="360" w:lineRule="auto"/>
              <w:jc w:val="both"/>
              <w:rPr>
                <w:rFonts w:ascii="Times New Roman" w:hAnsi="Times New Roman" w:cs="Times New Roman"/>
                <w:color w:val="auto"/>
                <w:sz w:val="26"/>
                <w:szCs w:val="26"/>
                <w:lang w:val="en-US"/>
              </w:rPr>
            </w:pPr>
          </w:p>
        </w:tc>
        <w:tc>
          <w:tcPr>
            <w:tcW w:w="1252" w:type="pct"/>
          </w:tcPr>
          <w:p w14:paraId="1ADB2C52" w14:textId="5E834138" w:rsidR="006C557D" w:rsidRPr="00ED745D" w:rsidRDefault="002337FD"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 xml:space="preserve">Login </w:t>
            </w:r>
            <w:r w:rsidR="00314EA3">
              <w:rPr>
                <w:rFonts w:ascii="Times New Roman" w:hAnsi="Times New Roman" w:cs="Times New Roman"/>
                <w:color w:val="auto"/>
                <w:sz w:val="26"/>
                <w:szCs w:val="26"/>
                <w:lang w:val="en-US"/>
              </w:rPr>
              <w:t>into system</w:t>
            </w:r>
          </w:p>
        </w:tc>
        <w:tc>
          <w:tcPr>
            <w:tcW w:w="880" w:type="pct"/>
          </w:tcPr>
          <w:p w14:paraId="65400986" w14:textId="6290EE14" w:rsidR="006C557D" w:rsidRPr="00ED745D" w:rsidRDefault="002337FD"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SRS-01</w:t>
            </w:r>
          </w:p>
        </w:tc>
        <w:tc>
          <w:tcPr>
            <w:tcW w:w="2577" w:type="pct"/>
          </w:tcPr>
          <w:p w14:paraId="64BA3B4F" w14:textId="3ED080AA" w:rsidR="002337FD" w:rsidRPr="00ED745D" w:rsidRDefault="002337FD"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Allow login to the system</w:t>
            </w:r>
            <w:r w:rsidR="00314EA3">
              <w:rPr>
                <w:rFonts w:ascii="Times New Roman" w:hAnsi="Times New Roman" w:cs="Times New Roman"/>
                <w:color w:val="auto"/>
                <w:sz w:val="26"/>
                <w:szCs w:val="26"/>
                <w:lang w:val="en-US"/>
              </w:rPr>
              <w:t xml:space="preserve"> and </w:t>
            </w:r>
            <w:r w:rsidR="00F878A2">
              <w:rPr>
                <w:rFonts w:ascii="Times New Roman" w:hAnsi="Times New Roman" w:cs="Times New Roman"/>
                <w:color w:val="auto"/>
                <w:sz w:val="26"/>
                <w:szCs w:val="26"/>
                <w:lang w:val="en-US"/>
              </w:rPr>
              <w:t>user can change password</w:t>
            </w:r>
          </w:p>
        </w:tc>
      </w:tr>
      <w:tr w:rsidR="006C557D" w:rsidRPr="00ED745D" w14:paraId="0C65304D" w14:textId="77777777" w:rsidTr="002337FD">
        <w:trPr>
          <w:trHeight w:val="360"/>
        </w:trPr>
        <w:tc>
          <w:tcPr>
            <w:tcW w:w="291" w:type="pct"/>
          </w:tcPr>
          <w:p w14:paraId="39E635EE" w14:textId="77777777" w:rsidR="006C557D" w:rsidRPr="00ED745D" w:rsidRDefault="006C557D" w:rsidP="00C851B9">
            <w:pPr>
              <w:pStyle w:val="TableNormal1"/>
              <w:numPr>
                <w:ilvl w:val="0"/>
                <w:numId w:val="18"/>
              </w:numPr>
              <w:spacing w:before="120" w:after="0" w:line="360" w:lineRule="auto"/>
              <w:jc w:val="both"/>
              <w:rPr>
                <w:rFonts w:ascii="Times New Roman" w:hAnsi="Times New Roman" w:cs="Times New Roman"/>
                <w:color w:val="auto"/>
                <w:sz w:val="26"/>
                <w:szCs w:val="26"/>
                <w:lang w:val="en-US"/>
              </w:rPr>
            </w:pPr>
          </w:p>
        </w:tc>
        <w:tc>
          <w:tcPr>
            <w:tcW w:w="1252" w:type="pct"/>
          </w:tcPr>
          <w:p w14:paraId="4FAFBA49" w14:textId="0D0830D7" w:rsidR="002337FD" w:rsidRPr="00ED745D" w:rsidRDefault="00C65984"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Timekeeping</w:t>
            </w:r>
          </w:p>
        </w:tc>
        <w:tc>
          <w:tcPr>
            <w:tcW w:w="880" w:type="pct"/>
          </w:tcPr>
          <w:p w14:paraId="238A5FA8" w14:textId="102B7242" w:rsidR="006C557D" w:rsidRPr="00ED745D" w:rsidRDefault="002337FD"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SRS-02</w:t>
            </w:r>
          </w:p>
        </w:tc>
        <w:tc>
          <w:tcPr>
            <w:tcW w:w="2577" w:type="pct"/>
          </w:tcPr>
          <w:p w14:paraId="0E848168" w14:textId="7C2035C6" w:rsidR="006C557D" w:rsidRPr="00ED745D" w:rsidRDefault="00C65984"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 xml:space="preserve">Have 2 sub functions are </w:t>
            </w:r>
            <w:proofErr w:type="spellStart"/>
            <w:r>
              <w:rPr>
                <w:rFonts w:ascii="Times New Roman" w:hAnsi="Times New Roman" w:cs="Times New Roman"/>
                <w:color w:val="auto"/>
                <w:sz w:val="26"/>
                <w:szCs w:val="26"/>
                <w:lang w:val="en-US"/>
              </w:rPr>
              <w:t>Attandance</w:t>
            </w:r>
            <w:proofErr w:type="spellEnd"/>
            <w:r>
              <w:rPr>
                <w:rFonts w:ascii="Times New Roman" w:hAnsi="Times New Roman" w:cs="Times New Roman"/>
                <w:color w:val="auto"/>
                <w:sz w:val="26"/>
                <w:szCs w:val="26"/>
                <w:lang w:val="en-US"/>
              </w:rPr>
              <w:t xml:space="preserve"> list and Request OT</w:t>
            </w:r>
          </w:p>
        </w:tc>
      </w:tr>
      <w:tr w:rsidR="006C557D" w:rsidRPr="00ED745D" w14:paraId="477BDDA5" w14:textId="77777777" w:rsidTr="002337FD">
        <w:trPr>
          <w:trHeight w:val="360"/>
        </w:trPr>
        <w:tc>
          <w:tcPr>
            <w:tcW w:w="291" w:type="pct"/>
          </w:tcPr>
          <w:p w14:paraId="20FAB252" w14:textId="77777777" w:rsidR="006C557D" w:rsidRPr="00ED745D" w:rsidRDefault="006C557D" w:rsidP="00C851B9">
            <w:pPr>
              <w:pStyle w:val="TableNormal1"/>
              <w:numPr>
                <w:ilvl w:val="0"/>
                <w:numId w:val="18"/>
              </w:numPr>
              <w:spacing w:before="120" w:after="0" w:line="360" w:lineRule="auto"/>
              <w:jc w:val="both"/>
              <w:rPr>
                <w:rFonts w:ascii="Times New Roman" w:hAnsi="Times New Roman" w:cs="Times New Roman"/>
                <w:color w:val="auto"/>
                <w:sz w:val="26"/>
                <w:szCs w:val="26"/>
                <w:lang w:val="en-US"/>
              </w:rPr>
            </w:pPr>
          </w:p>
        </w:tc>
        <w:tc>
          <w:tcPr>
            <w:tcW w:w="1252" w:type="pct"/>
          </w:tcPr>
          <w:p w14:paraId="4C97BE0B" w14:textId="72DD307A" w:rsidR="006C557D" w:rsidRPr="00ED745D" w:rsidRDefault="00C65984"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Request leave</w:t>
            </w:r>
          </w:p>
        </w:tc>
        <w:tc>
          <w:tcPr>
            <w:tcW w:w="880" w:type="pct"/>
          </w:tcPr>
          <w:p w14:paraId="7462860F" w14:textId="291F18F0" w:rsidR="006C557D" w:rsidRPr="00ED745D" w:rsidRDefault="002337FD"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SRS-03</w:t>
            </w:r>
          </w:p>
        </w:tc>
        <w:tc>
          <w:tcPr>
            <w:tcW w:w="2577" w:type="pct"/>
          </w:tcPr>
          <w:p w14:paraId="02BDD408" w14:textId="2866D29B" w:rsidR="00842854" w:rsidRPr="00ED745D" w:rsidRDefault="00C65984"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Have 2 sub functions are Take a leave of absence and Annual leave</w:t>
            </w:r>
          </w:p>
        </w:tc>
      </w:tr>
      <w:tr w:rsidR="006C557D" w:rsidRPr="00ED745D" w14:paraId="78F8892A" w14:textId="77777777" w:rsidTr="002337FD">
        <w:trPr>
          <w:trHeight w:val="360"/>
          <w:ins w:id="18" w:author="Asus" w:date="2020-05-06T10:41:00Z"/>
        </w:trPr>
        <w:tc>
          <w:tcPr>
            <w:tcW w:w="291" w:type="pct"/>
          </w:tcPr>
          <w:p w14:paraId="75F2D942" w14:textId="77777777" w:rsidR="006C557D" w:rsidRPr="00ED745D" w:rsidRDefault="006C557D" w:rsidP="00C851B9">
            <w:pPr>
              <w:pStyle w:val="TableNormal1"/>
              <w:numPr>
                <w:ilvl w:val="0"/>
                <w:numId w:val="18"/>
              </w:numPr>
              <w:spacing w:before="120" w:after="0" w:line="360" w:lineRule="auto"/>
              <w:jc w:val="both"/>
              <w:rPr>
                <w:ins w:id="19" w:author="Asus" w:date="2020-05-06T10:41:00Z"/>
                <w:rFonts w:ascii="Times New Roman" w:hAnsi="Times New Roman" w:cs="Times New Roman"/>
                <w:color w:val="auto"/>
                <w:sz w:val="26"/>
                <w:szCs w:val="26"/>
                <w:lang w:val="en-US"/>
              </w:rPr>
            </w:pPr>
          </w:p>
        </w:tc>
        <w:tc>
          <w:tcPr>
            <w:tcW w:w="1252" w:type="pct"/>
          </w:tcPr>
          <w:p w14:paraId="0085B36A" w14:textId="6194FD8D" w:rsidR="006C557D" w:rsidRPr="00ED745D" w:rsidRDefault="00314EA3" w:rsidP="00C851B9">
            <w:pPr>
              <w:pStyle w:val="TableNormal1"/>
              <w:spacing w:before="120" w:after="0" w:line="360" w:lineRule="auto"/>
              <w:jc w:val="both"/>
              <w:rPr>
                <w:ins w:id="20" w:author="Asus" w:date="2020-05-06T10:41:00Z"/>
                <w:rFonts w:ascii="Times New Roman" w:hAnsi="Times New Roman" w:cs="Times New Roman"/>
                <w:color w:val="auto"/>
                <w:sz w:val="26"/>
                <w:szCs w:val="26"/>
                <w:lang w:val="en-US"/>
              </w:rPr>
            </w:pPr>
            <w:r>
              <w:rPr>
                <w:rFonts w:ascii="Times New Roman" w:hAnsi="Times New Roman" w:cs="Times New Roman"/>
                <w:color w:val="auto"/>
                <w:sz w:val="26"/>
                <w:szCs w:val="26"/>
                <w:lang w:val="en-US"/>
              </w:rPr>
              <w:t>Manage profile</w:t>
            </w:r>
          </w:p>
        </w:tc>
        <w:tc>
          <w:tcPr>
            <w:tcW w:w="880" w:type="pct"/>
          </w:tcPr>
          <w:p w14:paraId="2440957E" w14:textId="3233866B" w:rsidR="006C557D" w:rsidRPr="00ED745D" w:rsidRDefault="002337FD"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SRS-04</w:t>
            </w:r>
          </w:p>
        </w:tc>
        <w:tc>
          <w:tcPr>
            <w:tcW w:w="2577" w:type="pct"/>
          </w:tcPr>
          <w:p w14:paraId="5CB3CE27" w14:textId="412311FF" w:rsidR="006C557D" w:rsidRPr="00ED745D" w:rsidRDefault="00314EA3" w:rsidP="00C851B9">
            <w:pPr>
              <w:pStyle w:val="TableNormal1"/>
              <w:spacing w:before="120" w:after="0" w:line="360" w:lineRule="auto"/>
              <w:jc w:val="both"/>
              <w:rPr>
                <w:ins w:id="21" w:author="Asus" w:date="2020-05-06T10:41:00Z"/>
                <w:rFonts w:ascii="Times New Roman" w:hAnsi="Times New Roman" w:cs="Times New Roman"/>
                <w:color w:val="auto"/>
                <w:sz w:val="26"/>
                <w:szCs w:val="26"/>
                <w:lang w:val="en-US"/>
              </w:rPr>
            </w:pPr>
            <w:r>
              <w:rPr>
                <w:rFonts w:ascii="Times New Roman" w:hAnsi="Times New Roman" w:cs="Times New Roman"/>
                <w:color w:val="auto"/>
                <w:sz w:val="26"/>
                <w:szCs w:val="26"/>
                <w:lang w:val="en-US"/>
              </w:rPr>
              <w:t>Allow to View/Edit/Delete Profile</w:t>
            </w:r>
          </w:p>
        </w:tc>
      </w:tr>
      <w:tr w:rsidR="006C557D" w:rsidRPr="00ED745D" w14:paraId="267A195B" w14:textId="77777777" w:rsidTr="002337FD">
        <w:trPr>
          <w:trHeight w:val="360"/>
        </w:trPr>
        <w:tc>
          <w:tcPr>
            <w:tcW w:w="291" w:type="pct"/>
          </w:tcPr>
          <w:p w14:paraId="71B3146E" w14:textId="77777777" w:rsidR="006C557D" w:rsidRPr="00ED745D" w:rsidRDefault="006C557D" w:rsidP="00C851B9">
            <w:pPr>
              <w:pStyle w:val="TableNormal1"/>
              <w:numPr>
                <w:ilvl w:val="0"/>
                <w:numId w:val="18"/>
              </w:numPr>
              <w:spacing w:before="120" w:after="0" w:line="360" w:lineRule="auto"/>
              <w:jc w:val="both"/>
              <w:rPr>
                <w:rFonts w:ascii="Times New Roman" w:hAnsi="Times New Roman" w:cs="Times New Roman"/>
                <w:color w:val="auto"/>
                <w:sz w:val="26"/>
                <w:szCs w:val="26"/>
                <w:lang w:val="en-US"/>
              </w:rPr>
            </w:pPr>
          </w:p>
        </w:tc>
        <w:tc>
          <w:tcPr>
            <w:tcW w:w="1252" w:type="pct"/>
          </w:tcPr>
          <w:p w14:paraId="7E23A9AE" w14:textId="6F906C00" w:rsidR="006C557D" w:rsidRPr="00ED745D" w:rsidRDefault="00C65984"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Payroll</w:t>
            </w:r>
          </w:p>
        </w:tc>
        <w:tc>
          <w:tcPr>
            <w:tcW w:w="880" w:type="pct"/>
          </w:tcPr>
          <w:p w14:paraId="393183CE" w14:textId="608363ED" w:rsidR="006C557D" w:rsidRPr="00ED745D" w:rsidRDefault="002337FD"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SRS-05</w:t>
            </w:r>
          </w:p>
        </w:tc>
        <w:tc>
          <w:tcPr>
            <w:tcW w:w="2577" w:type="pct"/>
          </w:tcPr>
          <w:p w14:paraId="3B9A3899" w14:textId="28E6AB44" w:rsidR="006C557D" w:rsidRPr="00ED745D" w:rsidRDefault="00C65984" w:rsidP="00C851B9">
            <w:pPr>
              <w:pStyle w:val="TableNormal1"/>
              <w:spacing w:before="120" w:after="0" w:line="360" w:lineRule="auto"/>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 xml:space="preserve">Have 2 sub functions are </w:t>
            </w:r>
            <w:proofErr w:type="spellStart"/>
            <w:r>
              <w:rPr>
                <w:rFonts w:ascii="Times New Roman" w:hAnsi="Times New Roman" w:cs="Times New Roman"/>
                <w:color w:val="auto"/>
                <w:sz w:val="26"/>
                <w:szCs w:val="26"/>
                <w:lang w:val="en-US"/>
              </w:rPr>
              <w:t>Payslip</w:t>
            </w:r>
            <w:proofErr w:type="spellEnd"/>
            <w:r>
              <w:rPr>
                <w:rFonts w:ascii="Times New Roman" w:hAnsi="Times New Roman" w:cs="Times New Roman"/>
                <w:color w:val="auto"/>
                <w:sz w:val="26"/>
                <w:szCs w:val="26"/>
                <w:lang w:val="en-US"/>
              </w:rPr>
              <w:t xml:space="preserve"> and Payment</w:t>
            </w:r>
          </w:p>
        </w:tc>
      </w:tr>
    </w:tbl>
    <w:p w14:paraId="5E367387" w14:textId="4BB6A5A3" w:rsidR="006C557D" w:rsidRPr="00ED745D" w:rsidRDefault="006C557D" w:rsidP="00C851B9">
      <w:pPr>
        <w:ind w:left="0"/>
        <w:jc w:val="both"/>
        <w:rPr>
          <w:sz w:val="26"/>
          <w:szCs w:val="26"/>
        </w:rPr>
      </w:pPr>
    </w:p>
    <w:p w14:paraId="69FAD848" w14:textId="69DA7E10" w:rsidR="006C557D" w:rsidRPr="009A66E1" w:rsidRDefault="00DA0167" w:rsidP="00C851B9">
      <w:pPr>
        <w:pStyle w:val="ListParagraph"/>
        <w:numPr>
          <w:ilvl w:val="3"/>
          <w:numId w:val="24"/>
        </w:numPr>
        <w:jc w:val="both"/>
        <w:outlineLvl w:val="3"/>
        <w:rPr>
          <w:i/>
          <w:iCs/>
        </w:rPr>
      </w:pPr>
      <w:r>
        <w:rPr>
          <w:i/>
          <w:iCs/>
        </w:rPr>
        <w:t xml:space="preserve"> </w:t>
      </w:r>
      <w:r w:rsidR="006C557D" w:rsidRPr="009A66E1">
        <w:rPr>
          <w:i/>
          <w:iCs/>
        </w:rPr>
        <w:t>Functional Hierarchy</w:t>
      </w:r>
    </w:p>
    <w:p w14:paraId="574844FB" w14:textId="51D3F5E4" w:rsidR="006C557D" w:rsidRPr="00ED745D" w:rsidRDefault="000C1A55" w:rsidP="00C851B9">
      <w:pPr>
        <w:jc w:val="both"/>
        <w:rPr>
          <w:sz w:val="26"/>
          <w:szCs w:val="26"/>
        </w:rPr>
      </w:pPr>
      <w:r>
        <w:rPr>
          <w:noProof/>
          <w:snapToGrid/>
          <w:sz w:val="26"/>
          <w:szCs w:val="26"/>
        </w:rPr>
        <w:lastRenderedPageBreak/>
        <w:drawing>
          <wp:inline distT="0" distB="0" distL="0" distR="0" wp14:anchorId="4B8D1434" wp14:editId="4D1A0D73">
            <wp:extent cx="5055870" cy="882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HinhPhanRaChucNang_HRM.drawio.png"/>
                    <pic:cNvPicPr/>
                  </pic:nvPicPr>
                  <pic:blipFill>
                    <a:blip r:embed="rId10">
                      <a:extLst>
                        <a:ext uri="{28A0092B-C50C-407E-A947-70E740481C1C}">
                          <a14:useLocalDpi xmlns:a14="http://schemas.microsoft.com/office/drawing/2010/main" val="0"/>
                        </a:ext>
                      </a:extLst>
                    </a:blip>
                    <a:stretch>
                      <a:fillRect/>
                    </a:stretch>
                  </pic:blipFill>
                  <pic:spPr>
                    <a:xfrm>
                      <a:off x="0" y="0"/>
                      <a:ext cx="5055870" cy="8826500"/>
                    </a:xfrm>
                    <a:prstGeom prst="rect">
                      <a:avLst/>
                    </a:prstGeom>
                  </pic:spPr>
                </pic:pic>
              </a:graphicData>
            </a:graphic>
          </wp:inline>
        </w:drawing>
      </w:r>
    </w:p>
    <w:p w14:paraId="5F40F751" w14:textId="18E9AAD7" w:rsidR="00AB5DB8" w:rsidRPr="00073F66" w:rsidRDefault="00073F66" w:rsidP="00C851B9">
      <w:pPr>
        <w:pStyle w:val="Heading3"/>
        <w:numPr>
          <w:ilvl w:val="2"/>
          <w:numId w:val="14"/>
        </w:numPr>
        <w:tabs>
          <w:tab w:val="num" w:pos="720"/>
        </w:tabs>
        <w:rPr>
          <w:rStyle w:val="q4iawc"/>
          <w:rFonts w:ascii="Times New Roman" w:hAnsi="Times New Roman"/>
          <w:sz w:val="26"/>
          <w:szCs w:val="26"/>
          <w:lang w:val="en"/>
        </w:rPr>
      </w:pPr>
      <w:bookmarkStart w:id="22" w:name="_Toc109314442"/>
      <w:r w:rsidRPr="00073F66">
        <w:rPr>
          <w:rStyle w:val="q4iawc"/>
          <w:rFonts w:ascii="Times New Roman" w:hAnsi="Times New Roman"/>
          <w:sz w:val="26"/>
          <w:szCs w:val="26"/>
          <w:lang w:val="en"/>
        </w:rPr>
        <w:lastRenderedPageBreak/>
        <w:t>Overall model</w:t>
      </w:r>
      <w:bookmarkEnd w:id="22"/>
    </w:p>
    <w:p w14:paraId="465C4F2E" w14:textId="16268218" w:rsidR="006C557D" w:rsidRPr="00DA0167" w:rsidRDefault="006C557D" w:rsidP="00C851B9">
      <w:pPr>
        <w:pStyle w:val="ListParagraph"/>
        <w:numPr>
          <w:ilvl w:val="3"/>
          <w:numId w:val="25"/>
        </w:numPr>
        <w:jc w:val="both"/>
        <w:outlineLvl w:val="3"/>
        <w:rPr>
          <w:rStyle w:val="q4iawc"/>
          <w:i/>
          <w:iCs/>
          <w:sz w:val="26"/>
          <w:szCs w:val="26"/>
          <w:lang w:val="en"/>
        </w:rPr>
      </w:pPr>
      <w:r w:rsidRPr="00DA0167">
        <w:rPr>
          <w:rStyle w:val="q4iawc"/>
          <w:i/>
          <w:iCs/>
          <w:sz w:val="26"/>
          <w:szCs w:val="26"/>
          <w:lang w:val="en"/>
        </w:rPr>
        <w:t>Business Process Model</w:t>
      </w:r>
    </w:p>
    <w:p w14:paraId="32861FF8" w14:textId="37CCA279" w:rsidR="006C557D" w:rsidRPr="00820177" w:rsidRDefault="006C557D" w:rsidP="00C851B9">
      <w:pPr>
        <w:jc w:val="both"/>
        <w:rPr>
          <w:sz w:val="26"/>
          <w:szCs w:val="26"/>
          <w:lang w:val="en"/>
        </w:rPr>
      </w:pPr>
      <w:r w:rsidRPr="00ED745D">
        <w:rPr>
          <w:sz w:val="26"/>
          <w:szCs w:val="26"/>
          <w:lang w:val="en"/>
        </w:rPr>
        <w:t>Example:</w:t>
      </w:r>
    </w:p>
    <w:p w14:paraId="1C4827B9" w14:textId="3DBE69BF" w:rsidR="00874BEA" w:rsidRPr="00820177" w:rsidRDefault="00DA0167" w:rsidP="00C851B9">
      <w:pPr>
        <w:pStyle w:val="ListParagraph"/>
        <w:numPr>
          <w:ilvl w:val="3"/>
          <w:numId w:val="25"/>
        </w:numPr>
        <w:jc w:val="both"/>
        <w:outlineLvl w:val="3"/>
        <w:rPr>
          <w:rStyle w:val="q4iawc"/>
          <w:i/>
          <w:iCs/>
          <w:lang w:val="en"/>
        </w:rPr>
      </w:pPr>
      <w:bookmarkStart w:id="23" w:name="_Toc420599132"/>
      <w:bookmarkStart w:id="24" w:name="_Toc426469887"/>
      <w:r w:rsidRPr="00DA0167">
        <w:rPr>
          <w:rStyle w:val="q4iawc"/>
          <w:i/>
          <w:iCs/>
          <w:sz w:val="26"/>
          <w:szCs w:val="26"/>
          <w:lang w:val="en"/>
        </w:rPr>
        <w:t>Entity Relationship Model</w:t>
      </w:r>
      <w:r w:rsidR="00201912">
        <w:rPr>
          <w:rStyle w:val="q4iawc"/>
          <w:i/>
          <w:iCs/>
          <w:sz w:val="26"/>
          <w:szCs w:val="26"/>
          <w:lang w:val="en"/>
        </w:rPr>
        <w:t xml:space="preserve"> (If any)</w:t>
      </w:r>
    </w:p>
    <w:p w14:paraId="38580FCA" w14:textId="0C7EF1CF" w:rsidR="00DA0167" w:rsidRPr="00ED745D" w:rsidRDefault="00874BEA" w:rsidP="00C851B9">
      <w:pPr>
        <w:pStyle w:val="Body"/>
      </w:pPr>
      <w:r>
        <w:rPr>
          <w:rStyle w:val="q4iawc"/>
        </w:rPr>
        <w:t>Example:</w:t>
      </w:r>
      <w:r w:rsidR="00DA0167" w:rsidRPr="00ED745D">
        <w:t xml:space="preserve">     </w:t>
      </w:r>
    </w:p>
    <w:p w14:paraId="5E8538B2" w14:textId="19FCA1AD" w:rsidR="006C557D" w:rsidRPr="00DA0167" w:rsidRDefault="006C557D" w:rsidP="00C851B9">
      <w:pPr>
        <w:pStyle w:val="ListParagraph"/>
        <w:numPr>
          <w:ilvl w:val="3"/>
          <w:numId w:val="25"/>
        </w:numPr>
        <w:jc w:val="both"/>
        <w:outlineLvl w:val="3"/>
        <w:rPr>
          <w:rStyle w:val="q4iawc"/>
          <w:i/>
          <w:iCs/>
          <w:lang w:val="en"/>
        </w:rPr>
      </w:pPr>
      <w:r w:rsidRPr="00DA0167">
        <w:rPr>
          <w:rStyle w:val="q4iawc"/>
          <w:i/>
          <w:iCs/>
          <w:sz w:val="26"/>
          <w:szCs w:val="26"/>
          <w:lang w:val="en"/>
        </w:rPr>
        <w:t>State Transition Model</w:t>
      </w:r>
      <w:r w:rsidR="00B67FEB">
        <w:rPr>
          <w:rStyle w:val="q4iawc"/>
          <w:i/>
          <w:iCs/>
          <w:sz w:val="26"/>
          <w:szCs w:val="26"/>
          <w:lang w:val="en"/>
        </w:rPr>
        <w:t xml:space="preserve"> (If any)</w:t>
      </w:r>
    </w:p>
    <w:p w14:paraId="37DCE912" w14:textId="77777777" w:rsidR="006C557D" w:rsidRPr="00ED745D" w:rsidRDefault="006C557D" w:rsidP="00C851B9">
      <w:pPr>
        <w:jc w:val="both"/>
        <w:rPr>
          <w:sz w:val="26"/>
          <w:szCs w:val="26"/>
        </w:rPr>
      </w:pPr>
      <w:r w:rsidRPr="00ED745D">
        <w:rPr>
          <w:sz w:val="26"/>
          <w:szCs w:val="26"/>
        </w:rPr>
        <w:t>N/A</w:t>
      </w:r>
    </w:p>
    <w:p w14:paraId="30E61A4D" w14:textId="77777777" w:rsidR="006C557D" w:rsidRPr="00ED745D" w:rsidRDefault="006C557D" w:rsidP="00C851B9">
      <w:pPr>
        <w:pStyle w:val="Heading3"/>
        <w:numPr>
          <w:ilvl w:val="2"/>
          <w:numId w:val="14"/>
        </w:numPr>
        <w:tabs>
          <w:tab w:val="num" w:pos="720"/>
        </w:tabs>
        <w:rPr>
          <w:rStyle w:val="q4iawc"/>
          <w:rFonts w:ascii="Times New Roman" w:hAnsi="Times New Roman"/>
          <w:sz w:val="26"/>
          <w:szCs w:val="26"/>
          <w:lang w:val="en"/>
        </w:rPr>
      </w:pPr>
      <w:bookmarkStart w:id="25" w:name="_Toc109314443"/>
      <w:r w:rsidRPr="00ED745D">
        <w:rPr>
          <w:rStyle w:val="q4iawc"/>
          <w:rFonts w:ascii="Times New Roman" w:hAnsi="Times New Roman"/>
          <w:sz w:val="26"/>
          <w:szCs w:val="26"/>
          <w:lang w:val="en"/>
        </w:rPr>
        <w:t>System Authorization Table</w:t>
      </w:r>
      <w:bookmarkEnd w:id="25"/>
    </w:p>
    <w:p w14:paraId="068BCFBF" w14:textId="77777777" w:rsidR="006C557D" w:rsidRPr="00ED745D" w:rsidRDefault="006C557D" w:rsidP="00C851B9">
      <w:pPr>
        <w:ind w:left="0"/>
        <w:jc w:val="both"/>
        <w:rPr>
          <w:sz w:val="26"/>
          <w:szCs w:val="26"/>
        </w:rPr>
      </w:pPr>
      <w:r w:rsidRPr="00ED745D">
        <w:rPr>
          <w:sz w:val="26"/>
          <w:szCs w:val="26"/>
        </w:rPr>
        <w:t>Example:</w:t>
      </w:r>
    </w:p>
    <w:tbl>
      <w:tblPr>
        <w:tblStyle w:val="TableGrid"/>
        <w:tblW w:w="0" w:type="auto"/>
        <w:tblInd w:w="544" w:type="dxa"/>
        <w:tblLook w:val="04A0" w:firstRow="1" w:lastRow="0" w:firstColumn="1" w:lastColumn="0" w:noHBand="0" w:noVBand="1"/>
      </w:tblPr>
      <w:tblGrid>
        <w:gridCol w:w="2158"/>
        <w:gridCol w:w="2144"/>
        <w:gridCol w:w="2164"/>
        <w:gridCol w:w="2337"/>
      </w:tblGrid>
      <w:tr w:rsidR="006D25F9" w14:paraId="1FD8B816" w14:textId="77777777" w:rsidTr="00782B91">
        <w:tc>
          <w:tcPr>
            <w:tcW w:w="2158" w:type="dxa"/>
          </w:tcPr>
          <w:p w14:paraId="7AE08062" w14:textId="3C95A63C" w:rsidR="006D25F9" w:rsidRDefault="006D25F9" w:rsidP="006D25F9">
            <w:pPr>
              <w:ind w:left="0"/>
              <w:jc w:val="both"/>
              <w:rPr>
                <w:sz w:val="26"/>
                <w:szCs w:val="26"/>
              </w:rPr>
            </w:pPr>
            <w:r w:rsidRPr="0081600E">
              <w:t>System</w:t>
            </w:r>
          </w:p>
        </w:tc>
        <w:tc>
          <w:tcPr>
            <w:tcW w:w="2144" w:type="dxa"/>
          </w:tcPr>
          <w:p w14:paraId="11AA21A5" w14:textId="54172A48" w:rsidR="006D25F9" w:rsidRDefault="006D25F9" w:rsidP="006D25F9">
            <w:pPr>
              <w:ind w:left="0"/>
              <w:jc w:val="both"/>
              <w:rPr>
                <w:sz w:val="26"/>
                <w:szCs w:val="26"/>
              </w:rPr>
            </w:pPr>
            <w:r w:rsidRPr="0081600E">
              <w:t>Role</w:t>
            </w:r>
          </w:p>
        </w:tc>
        <w:tc>
          <w:tcPr>
            <w:tcW w:w="2164" w:type="dxa"/>
          </w:tcPr>
          <w:p w14:paraId="46D97C1A" w14:textId="17BDE7DF" w:rsidR="006D25F9" w:rsidRDefault="006D25F9" w:rsidP="006D25F9">
            <w:pPr>
              <w:ind w:left="0"/>
              <w:jc w:val="both"/>
              <w:rPr>
                <w:sz w:val="26"/>
                <w:szCs w:val="26"/>
              </w:rPr>
            </w:pPr>
            <w:r w:rsidRPr="0081600E">
              <w:t>Description</w:t>
            </w:r>
          </w:p>
        </w:tc>
        <w:tc>
          <w:tcPr>
            <w:tcW w:w="2337" w:type="dxa"/>
          </w:tcPr>
          <w:p w14:paraId="207ABE06" w14:textId="6B751613" w:rsidR="006D25F9" w:rsidRDefault="006D25F9" w:rsidP="006D25F9">
            <w:pPr>
              <w:ind w:left="0"/>
              <w:jc w:val="both"/>
              <w:rPr>
                <w:sz w:val="26"/>
                <w:szCs w:val="26"/>
              </w:rPr>
            </w:pPr>
            <w:r w:rsidRPr="0081600E">
              <w:t>Screen</w:t>
            </w:r>
          </w:p>
        </w:tc>
      </w:tr>
      <w:tr w:rsidR="00782B91" w14:paraId="4C905709" w14:textId="77777777" w:rsidTr="00782B91">
        <w:tc>
          <w:tcPr>
            <w:tcW w:w="2158" w:type="dxa"/>
            <w:vMerge w:val="restart"/>
          </w:tcPr>
          <w:p w14:paraId="581AD78B" w14:textId="05DCBC5C" w:rsidR="00782B91" w:rsidRDefault="00782B91" w:rsidP="006D25F9">
            <w:pPr>
              <w:ind w:left="0"/>
              <w:jc w:val="both"/>
              <w:rPr>
                <w:sz w:val="26"/>
                <w:szCs w:val="26"/>
              </w:rPr>
            </w:pPr>
            <w:r w:rsidRPr="0081600E">
              <w:t>Document System</w:t>
            </w:r>
          </w:p>
        </w:tc>
        <w:tc>
          <w:tcPr>
            <w:tcW w:w="2144" w:type="dxa"/>
          </w:tcPr>
          <w:p w14:paraId="18CBC824" w14:textId="0032C6CE" w:rsidR="00782B91" w:rsidRDefault="00782B91" w:rsidP="006D25F9">
            <w:pPr>
              <w:ind w:left="0"/>
              <w:jc w:val="both"/>
              <w:rPr>
                <w:sz w:val="26"/>
                <w:szCs w:val="26"/>
              </w:rPr>
            </w:pPr>
            <w:r w:rsidRPr="0081600E">
              <w:t>Admin</w:t>
            </w:r>
          </w:p>
        </w:tc>
        <w:tc>
          <w:tcPr>
            <w:tcW w:w="2164" w:type="dxa"/>
          </w:tcPr>
          <w:p w14:paraId="5CC9BBFB" w14:textId="370174D9" w:rsidR="00782B91" w:rsidRDefault="00782B91" w:rsidP="006D25F9">
            <w:pPr>
              <w:ind w:left="0"/>
              <w:jc w:val="both"/>
              <w:rPr>
                <w:sz w:val="26"/>
                <w:szCs w:val="26"/>
              </w:rPr>
            </w:pPr>
            <w:r w:rsidRPr="0081600E">
              <w:t>Allows access on all system functions</w:t>
            </w:r>
          </w:p>
        </w:tc>
        <w:tc>
          <w:tcPr>
            <w:tcW w:w="2337" w:type="dxa"/>
          </w:tcPr>
          <w:p w14:paraId="39DA48B9" w14:textId="77777777" w:rsidR="00782B91" w:rsidRPr="00782B91" w:rsidRDefault="00782B91" w:rsidP="00782B91">
            <w:pPr>
              <w:pStyle w:val="ListParagraph"/>
              <w:numPr>
                <w:ilvl w:val="0"/>
                <w:numId w:val="40"/>
              </w:numPr>
              <w:jc w:val="both"/>
              <w:rPr>
                <w:sz w:val="26"/>
                <w:szCs w:val="26"/>
              </w:rPr>
            </w:pPr>
            <w:r w:rsidRPr="00782B91">
              <w:rPr>
                <w:sz w:val="26"/>
                <w:szCs w:val="26"/>
              </w:rPr>
              <w:t>System configuration</w:t>
            </w:r>
          </w:p>
          <w:p w14:paraId="2762E77F" w14:textId="77777777" w:rsidR="00782B91" w:rsidRPr="00782B91" w:rsidRDefault="00782B91" w:rsidP="00782B91">
            <w:pPr>
              <w:pStyle w:val="ListParagraph"/>
              <w:numPr>
                <w:ilvl w:val="0"/>
                <w:numId w:val="40"/>
              </w:numPr>
              <w:jc w:val="both"/>
              <w:rPr>
                <w:sz w:val="26"/>
                <w:szCs w:val="26"/>
              </w:rPr>
            </w:pPr>
            <w:r w:rsidRPr="00782B91">
              <w:rPr>
                <w:sz w:val="26"/>
                <w:szCs w:val="26"/>
              </w:rPr>
              <w:t>Records management</w:t>
            </w:r>
          </w:p>
          <w:p w14:paraId="423D8126" w14:textId="43489F40" w:rsidR="00782B91" w:rsidRPr="00782B91" w:rsidRDefault="00782B91" w:rsidP="00782B91">
            <w:pPr>
              <w:pStyle w:val="ListParagraph"/>
              <w:numPr>
                <w:ilvl w:val="0"/>
                <w:numId w:val="40"/>
              </w:numPr>
              <w:jc w:val="both"/>
              <w:rPr>
                <w:sz w:val="26"/>
                <w:szCs w:val="26"/>
              </w:rPr>
            </w:pPr>
            <w:r w:rsidRPr="00782B91">
              <w:rPr>
                <w:sz w:val="26"/>
                <w:szCs w:val="26"/>
              </w:rPr>
              <w:t>Report</w:t>
            </w:r>
          </w:p>
        </w:tc>
      </w:tr>
      <w:tr w:rsidR="00782B91" w14:paraId="5B2C96BE" w14:textId="77777777" w:rsidTr="00782B91">
        <w:tc>
          <w:tcPr>
            <w:tcW w:w="2158" w:type="dxa"/>
            <w:vMerge/>
          </w:tcPr>
          <w:p w14:paraId="5867D201" w14:textId="412DB9BB" w:rsidR="00782B91" w:rsidRDefault="00782B91" w:rsidP="006D25F9">
            <w:pPr>
              <w:ind w:left="0"/>
              <w:jc w:val="both"/>
              <w:rPr>
                <w:sz w:val="26"/>
                <w:szCs w:val="26"/>
              </w:rPr>
            </w:pPr>
          </w:p>
        </w:tc>
        <w:tc>
          <w:tcPr>
            <w:tcW w:w="2144" w:type="dxa"/>
          </w:tcPr>
          <w:p w14:paraId="21F0531F" w14:textId="54879F38" w:rsidR="00782B91" w:rsidRDefault="00782B91" w:rsidP="006D25F9">
            <w:pPr>
              <w:ind w:left="0"/>
              <w:jc w:val="both"/>
              <w:rPr>
                <w:sz w:val="26"/>
                <w:szCs w:val="26"/>
              </w:rPr>
            </w:pPr>
            <w:r>
              <w:t>User (HR)</w:t>
            </w:r>
          </w:p>
        </w:tc>
        <w:tc>
          <w:tcPr>
            <w:tcW w:w="2164" w:type="dxa"/>
          </w:tcPr>
          <w:p w14:paraId="1BB18F2D" w14:textId="44BBC252" w:rsidR="00782B91" w:rsidRDefault="00782B91" w:rsidP="006D25F9">
            <w:pPr>
              <w:ind w:left="0"/>
              <w:jc w:val="both"/>
              <w:rPr>
                <w:sz w:val="26"/>
                <w:szCs w:val="26"/>
              </w:rPr>
            </w:pPr>
            <w:r w:rsidRPr="006D25F9">
              <w:rPr>
                <w:sz w:val="26"/>
                <w:szCs w:val="26"/>
              </w:rPr>
              <w:t>Allows access on most system functions</w:t>
            </w:r>
          </w:p>
        </w:tc>
        <w:tc>
          <w:tcPr>
            <w:tcW w:w="2337" w:type="dxa"/>
          </w:tcPr>
          <w:p w14:paraId="2325F068" w14:textId="77777777" w:rsidR="00782B91" w:rsidRPr="00782B91" w:rsidRDefault="00782B91" w:rsidP="00782B91">
            <w:pPr>
              <w:pStyle w:val="ListParagraph"/>
              <w:numPr>
                <w:ilvl w:val="0"/>
                <w:numId w:val="41"/>
              </w:numPr>
              <w:jc w:val="both"/>
              <w:rPr>
                <w:sz w:val="26"/>
                <w:szCs w:val="26"/>
              </w:rPr>
            </w:pPr>
            <w:r w:rsidRPr="00782B91">
              <w:rPr>
                <w:sz w:val="26"/>
                <w:szCs w:val="26"/>
              </w:rPr>
              <w:t>Records management</w:t>
            </w:r>
          </w:p>
          <w:p w14:paraId="05CE6CB2" w14:textId="01848793" w:rsidR="00782B91" w:rsidRPr="00782B91" w:rsidRDefault="00782B91" w:rsidP="00782B91">
            <w:pPr>
              <w:pStyle w:val="ListParagraph"/>
              <w:numPr>
                <w:ilvl w:val="0"/>
                <w:numId w:val="41"/>
              </w:numPr>
              <w:jc w:val="both"/>
              <w:rPr>
                <w:sz w:val="26"/>
                <w:szCs w:val="26"/>
              </w:rPr>
            </w:pPr>
            <w:r w:rsidRPr="00782B91">
              <w:rPr>
                <w:sz w:val="26"/>
                <w:szCs w:val="26"/>
              </w:rPr>
              <w:t>Report</w:t>
            </w:r>
          </w:p>
        </w:tc>
      </w:tr>
      <w:tr w:rsidR="00782B91" w14:paraId="70082124" w14:textId="77777777" w:rsidTr="00782B91">
        <w:tc>
          <w:tcPr>
            <w:tcW w:w="2158" w:type="dxa"/>
            <w:vMerge/>
          </w:tcPr>
          <w:p w14:paraId="589FEC0F" w14:textId="43DBA4A2" w:rsidR="00782B91" w:rsidRDefault="00782B91" w:rsidP="006D25F9">
            <w:pPr>
              <w:ind w:left="0"/>
              <w:jc w:val="both"/>
              <w:rPr>
                <w:sz w:val="26"/>
                <w:szCs w:val="26"/>
              </w:rPr>
            </w:pPr>
          </w:p>
        </w:tc>
        <w:tc>
          <w:tcPr>
            <w:tcW w:w="2144" w:type="dxa"/>
          </w:tcPr>
          <w:p w14:paraId="0A2FF104" w14:textId="406AB043" w:rsidR="00782B91" w:rsidRDefault="00782B91" w:rsidP="006D25F9">
            <w:pPr>
              <w:ind w:left="0"/>
              <w:jc w:val="both"/>
              <w:rPr>
                <w:sz w:val="26"/>
                <w:szCs w:val="26"/>
              </w:rPr>
            </w:pPr>
            <w:r>
              <w:t>User</w:t>
            </w:r>
          </w:p>
        </w:tc>
        <w:tc>
          <w:tcPr>
            <w:tcW w:w="2164" w:type="dxa"/>
          </w:tcPr>
          <w:p w14:paraId="6C3DD9B4" w14:textId="337DCED9" w:rsidR="00782B91" w:rsidRDefault="00782B91" w:rsidP="006D25F9">
            <w:pPr>
              <w:ind w:left="0"/>
              <w:jc w:val="both"/>
              <w:rPr>
                <w:sz w:val="26"/>
                <w:szCs w:val="26"/>
              </w:rPr>
            </w:pPr>
            <w:r w:rsidRPr="00782B91">
              <w:rPr>
                <w:sz w:val="26"/>
                <w:szCs w:val="26"/>
              </w:rPr>
              <w:t>Allows access on some system functions</w:t>
            </w:r>
          </w:p>
        </w:tc>
        <w:tc>
          <w:tcPr>
            <w:tcW w:w="2337" w:type="dxa"/>
          </w:tcPr>
          <w:p w14:paraId="1BD5B186" w14:textId="6A25F4A1" w:rsidR="00782B91" w:rsidRPr="00782B91" w:rsidRDefault="00782B91" w:rsidP="00782B91">
            <w:pPr>
              <w:pStyle w:val="ListParagraph"/>
              <w:numPr>
                <w:ilvl w:val="0"/>
                <w:numId w:val="42"/>
              </w:numPr>
              <w:jc w:val="both"/>
              <w:rPr>
                <w:sz w:val="26"/>
                <w:szCs w:val="26"/>
              </w:rPr>
            </w:pPr>
            <w:r w:rsidRPr="00782B91">
              <w:rPr>
                <w:sz w:val="26"/>
                <w:szCs w:val="26"/>
              </w:rPr>
              <w:t>Report</w:t>
            </w:r>
          </w:p>
        </w:tc>
      </w:tr>
    </w:tbl>
    <w:p w14:paraId="713D6AD8" w14:textId="77777777" w:rsidR="006C557D" w:rsidRPr="00ED745D" w:rsidRDefault="006C557D" w:rsidP="00C851B9">
      <w:pPr>
        <w:jc w:val="both"/>
        <w:rPr>
          <w:sz w:val="26"/>
          <w:szCs w:val="26"/>
        </w:rPr>
      </w:pPr>
    </w:p>
    <w:p w14:paraId="5C38C984" w14:textId="57ACD877" w:rsidR="006C557D" w:rsidRPr="00ED745D" w:rsidRDefault="00C96BAF" w:rsidP="00C851B9">
      <w:pPr>
        <w:pStyle w:val="Heading1"/>
        <w:numPr>
          <w:ilvl w:val="0"/>
          <w:numId w:val="14"/>
        </w:numPr>
        <w:tabs>
          <w:tab w:val="num" w:pos="432"/>
        </w:tabs>
        <w:spacing w:before="0" w:after="0"/>
        <w:jc w:val="both"/>
        <w:rPr>
          <w:sz w:val="26"/>
          <w:szCs w:val="26"/>
        </w:rPr>
      </w:pPr>
      <w:bookmarkStart w:id="26" w:name="_Toc109314444"/>
      <w:r>
        <w:rPr>
          <w:sz w:val="26"/>
          <w:szCs w:val="26"/>
        </w:rPr>
        <w:t>SPECIFIC REQUIREMENTS</w:t>
      </w:r>
      <w:bookmarkEnd w:id="26"/>
    </w:p>
    <w:p w14:paraId="0997C045" w14:textId="77777777" w:rsidR="006C557D" w:rsidRPr="00ED745D" w:rsidRDefault="006C557D" w:rsidP="00C851B9">
      <w:pPr>
        <w:pStyle w:val="Body"/>
      </w:pPr>
      <w:r w:rsidRPr="00ED745D">
        <w:t xml:space="preserve">This section contains all the software requirements at a level of detail sufficient to enable designers to design a system to satisfy those requirements, and testers to test that the system satisfies those requirements. Throughout this section, every stated requirement should be externally perceivable by users, operators, or other external systems.  These requirements </w:t>
      </w:r>
      <w:r w:rsidRPr="00ED745D">
        <w:lastRenderedPageBreak/>
        <w:t xml:space="preserve">should include at a minimum a description of every input (stimulus) into the system, every output (response) from the system and all functions performed by the system in response to an input or in support of an output. </w:t>
      </w:r>
    </w:p>
    <w:p w14:paraId="32040416" w14:textId="02908605" w:rsidR="006C557D" w:rsidRDefault="00C717AE" w:rsidP="00C851B9">
      <w:pPr>
        <w:pStyle w:val="Heading2"/>
        <w:numPr>
          <w:ilvl w:val="1"/>
          <w:numId w:val="14"/>
        </w:numPr>
        <w:tabs>
          <w:tab w:val="num" w:pos="576"/>
        </w:tabs>
        <w:jc w:val="both"/>
        <w:rPr>
          <w:rStyle w:val="q4iawc"/>
          <w:rFonts w:ascii="Times New Roman" w:hAnsi="Times New Roman"/>
          <w:sz w:val="26"/>
          <w:szCs w:val="26"/>
          <w:lang w:val="en"/>
        </w:rPr>
      </w:pPr>
      <w:bookmarkStart w:id="27" w:name="_Toc109314445"/>
      <w:r>
        <w:rPr>
          <w:rStyle w:val="q4iawc"/>
          <w:rFonts w:ascii="Times New Roman" w:hAnsi="Times New Roman"/>
          <w:sz w:val="26"/>
          <w:szCs w:val="26"/>
          <w:lang w:val="en"/>
        </w:rPr>
        <w:t>Login</w:t>
      </w:r>
      <w:bookmarkEnd w:id="27"/>
    </w:p>
    <w:p w14:paraId="5F1D9A81" w14:textId="59740936" w:rsidR="006C557D" w:rsidRPr="00ED745D" w:rsidRDefault="006C557D" w:rsidP="00C851B9">
      <w:pPr>
        <w:pStyle w:val="Heading3"/>
        <w:numPr>
          <w:ilvl w:val="2"/>
          <w:numId w:val="14"/>
        </w:numPr>
        <w:rPr>
          <w:rFonts w:ascii="Times New Roman" w:hAnsi="Times New Roman"/>
          <w:sz w:val="26"/>
          <w:szCs w:val="26"/>
        </w:rPr>
      </w:pPr>
      <w:bookmarkStart w:id="28" w:name="_Toc109314446"/>
      <w:r w:rsidRPr="00ED745D">
        <w:rPr>
          <w:rStyle w:val="q4iawc"/>
          <w:rFonts w:ascii="Times New Roman" w:hAnsi="Times New Roman"/>
          <w:sz w:val="26"/>
          <w:szCs w:val="26"/>
          <w:lang w:val="en"/>
        </w:rPr>
        <w:t>General description</w:t>
      </w:r>
      <w:bookmarkEnd w:id="28"/>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6C557D" w:rsidRPr="00ED745D" w14:paraId="362D7696" w14:textId="77777777" w:rsidTr="00BD48D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BD30E4" w14:textId="2ED2CBA4" w:rsidR="006C557D" w:rsidRPr="00A85340" w:rsidRDefault="00C717AE" w:rsidP="00C851B9">
            <w:pPr>
              <w:ind w:left="62"/>
              <w:jc w:val="both"/>
              <w:rPr>
                <w:b/>
                <w:bCs/>
                <w:szCs w:val="24"/>
              </w:rPr>
            </w:pPr>
            <w:r w:rsidRPr="00A8534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094F21" w14:textId="5065F08C" w:rsidR="006C557D" w:rsidRPr="00DF5B7C" w:rsidRDefault="00E62363" w:rsidP="00C851B9">
            <w:pPr>
              <w:ind w:left="0"/>
              <w:jc w:val="both"/>
              <w:rPr>
                <w:szCs w:val="24"/>
              </w:rPr>
            </w:pPr>
            <w:r>
              <w:rPr>
                <w:szCs w:val="24"/>
              </w:rPr>
              <w:t>Allow user to login into website</w:t>
            </w:r>
          </w:p>
        </w:tc>
      </w:tr>
      <w:tr w:rsidR="006C557D" w:rsidRPr="00ED745D" w14:paraId="7E17DF6F" w14:textId="77777777" w:rsidTr="00BD48D9">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2B2AEB" w14:textId="2590D284" w:rsidR="006C557D" w:rsidRPr="00A85340" w:rsidRDefault="00C717AE" w:rsidP="00C851B9">
            <w:pPr>
              <w:ind w:left="62"/>
              <w:jc w:val="both"/>
              <w:rPr>
                <w:b/>
                <w:bCs/>
                <w:szCs w:val="24"/>
              </w:rPr>
            </w:pPr>
            <w:r w:rsidRPr="00A8534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A255A" w14:textId="25AF2B05" w:rsidR="006C557D" w:rsidRPr="00DF5B7C" w:rsidRDefault="00A85340" w:rsidP="00C851B9">
            <w:pPr>
              <w:ind w:left="0"/>
              <w:jc w:val="both"/>
              <w:rPr>
                <w:szCs w:val="24"/>
              </w:rPr>
            </w:pPr>
            <w:r w:rsidRPr="00DF5B7C">
              <w:rPr>
                <w:rStyle w:val="q4iawc"/>
                <w:szCs w:val="24"/>
                <w:lang w:val="en"/>
              </w:rPr>
              <w:t>User, admin and partner</w:t>
            </w:r>
          </w:p>
        </w:tc>
      </w:tr>
      <w:tr w:rsidR="006C557D" w:rsidRPr="00ED745D" w14:paraId="5E8CF9E7" w14:textId="77777777" w:rsidTr="00BD48D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E39B2F" w14:textId="668C198A" w:rsidR="006C557D" w:rsidRPr="00A85340" w:rsidRDefault="00C717AE" w:rsidP="00C851B9">
            <w:pPr>
              <w:ind w:left="62"/>
              <w:jc w:val="both"/>
              <w:rPr>
                <w:b/>
                <w:bCs/>
                <w:szCs w:val="24"/>
              </w:rPr>
            </w:pPr>
            <w:r w:rsidRPr="00A8534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C54FA3" w14:textId="0F3DEFC4" w:rsidR="006C557D" w:rsidRPr="00DF5B7C" w:rsidRDefault="00DF5B7C" w:rsidP="00C851B9">
            <w:pPr>
              <w:ind w:left="0"/>
              <w:jc w:val="both"/>
              <w:rPr>
                <w:szCs w:val="24"/>
              </w:rPr>
            </w:pPr>
            <w:r w:rsidRPr="00DF5B7C">
              <w:rPr>
                <w:rStyle w:val="q4iawc"/>
                <w:szCs w:val="24"/>
                <w:lang w:val="en"/>
              </w:rPr>
              <w:t>User, admin and partner</w:t>
            </w:r>
          </w:p>
        </w:tc>
      </w:tr>
      <w:tr w:rsidR="006C557D" w:rsidRPr="00ED745D" w14:paraId="0D3A6D79" w14:textId="77777777" w:rsidTr="006D3481">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5BFD04" w14:textId="57CCF81A" w:rsidR="006C557D" w:rsidRPr="00DF5B7C" w:rsidRDefault="00DF5B7C" w:rsidP="00C851B9">
            <w:pPr>
              <w:ind w:left="62"/>
              <w:jc w:val="both"/>
              <w:rPr>
                <w:b/>
                <w:bCs/>
                <w:szCs w:val="24"/>
              </w:rPr>
            </w:pPr>
            <w:r>
              <w:rPr>
                <w:b/>
                <w:color w:val="000000"/>
                <w:szCs w:val="24"/>
                <w:shd w:val="clear" w:color="auto" w:fill="F5F5F5"/>
              </w:rPr>
              <w:t>A</w:t>
            </w:r>
            <w:r w:rsidRPr="00DF5B7C">
              <w:rPr>
                <w:b/>
                <w:color w:val="000000"/>
                <w:szCs w:val="24"/>
                <w:shd w:val="clear" w:color="auto" w:fill="F5F5F5"/>
              </w:rPr>
              <w:t>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066416" w14:textId="544F52CD" w:rsidR="006C557D" w:rsidRPr="00DF5B7C" w:rsidRDefault="009B2BB2" w:rsidP="00C851B9">
            <w:pPr>
              <w:ind w:left="0"/>
              <w:jc w:val="both"/>
              <w:rPr>
                <w:szCs w:val="24"/>
              </w:rPr>
            </w:pPr>
            <w:r>
              <w:rPr>
                <w:rStyle w:val="q4iawc"/>
                <w:lang w:val="en"/>
              </w:rPr>
              <w:t>HRM</w:t>
            </w:r>
          </w:p>
        </w:tc>
      </w:tr>
      <w:tr w:rsidR="006C557D" w:rsidRPr="00ED745D" w14:paraId="0DDF534F" w14:textId="77777777" w:rsidTr="006D3481">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866764" w14:textId="30547CDC" w:rsidR="006C557D" w:rsidRPr="00A85340" w:rsidRDefault="00A85340" w:rsidP="00C851B9">
            <w:pPr>
              <w:ind w:left="62"/>
              <w:jc w:val="both"/>
              <w:rPr>
                <w:b/>
                <w:bCs/>
                <w:szCs w:val="24"/>
              </w:rPr>
            </w:pPr>
            <w:r w:rsidRPr="00A8534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393627" w14:textId="71C8EF4D" w:rsidR="006C557D" w:rsidRPr="00DF5B7C" w:rsidRDefault="009B2BB2" w:rsidP="00C851B9">
            <w:pPr>
              <w:ind w:left="0"/>
              <w:jc w:val="both"/>
              <w:rPr>
                <w:szCs w:val="24"/>
              </w:rPr>
            </w:pPr>
            <w:r>
              <w:rPr>
                <w:rStyle w:val="q4iawc"/>
                <w:szCs w:val="24"/>
                <w:lang w:val="en"/>
              </w:rPr>
              <w:t>HRM</w:t>
            </w:r>
            <w:r w:rsidR="00E62363">
              <w:rPr>
                <w:rStyle w:val="q4iawc"/>
                <w:szCs w:val="24"/>
                <w:lang w:val="en"/>
              </w:rPr>
              <w:t>/Login</w:t>
            </w:r>
          </w:p>
        </w:tc>
      </w:tr>
      <w:tr w:rsidR="006C557D" w:rsidRPr="00ED745D" w14:paraId="2CCF2490" w14:textId="77777777" w:rsidTr="006D3481">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8BA8B5" w14:textId="426639D1" w:rsidR="006C557D" w:rsidRPr="00A85340" w:rsidRDefault="00A85340" w:rsidP="00C851B9">
            <w:pPr>
              <w:ind w:left="62"/>
              <w:jc w:val="both"/>
              <w:rPr>
                <w:b/>
                <w:bCs/>
                <w:szCs w:val="24"/>
              </w:rPr>
            </w:pPr>
            <w:r w:rsidRPr="00A8534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D40BA2" w14:textId="5D3F34CB" w:rsidR="006C557D" w:rsidRPr="00DF5B7C" w:rsidRDefault="00DF5B7C" w:rsidP="00C851B9">
            <w:pPr>
              <w:ind w:left="0"/>
              <w:jc w:val="both"/>
              <w:rPr>
                <w:szCs w:val="24"/>
              </w:rPr>
            </w:pPr>
            <w:r w:rsidRPr="00DF5B7C">
              <w:rPr>
                <w:rStyle w:val="q4iawc"/>
                <w:szCs w:val="24"/>
                <w:lang w:val="en"/>
              </w:rPr>
              <w:t xml:space="preserve">User already have account </w:t>
            </w:r>
            <w:r w:rsidR="00E62363">
              <w:rPr>
                <w:rStyle w:val="q4iawc"/>
                <w:szCs w:val="24"/>
                <w:lang w:val="en"/>
              </w:rPr>
              <w:t>can login into website</w:t>
            </w:r>
          </w:p>
        </w:tc>
      </w:tr>
      <w:tr w:rsidR="006C557D" w:rsidRPr="00ED745D" w14:paraId="483E7F3D" w14:textId="77777777" w:rsidTr="006D3481">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BA7292" w14:textId="043FA062" w:rsidR="006C557D" w:rsidRPr="00A85340" w:rsidRDefault="00A85340" w:rsidP="00C851B9">
            <w:pPr>
              <w:ind w:left="0"/>
              <w:jc w:val="both"/>
              <w:rPr>
                <w:b/>
                <w:bCs/>
                <w:szCs w:val="24"/>
              </w:rPr>
            </w:pPr>
            <w:r w:rsidRPr="00A8534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C9FEBE" w14:textId="26FB5187" w:rsidR="006C557D" w:rsidRPr="00DF5B7C" w:rsidRDefault="00DF5B7C" w:rsidP="00C851B9">
            <w:pPr>
              <w:ind w:left="0"/>
              <w:jc w:val="both"/>
              <w:rPr>
                <w:szCs w:val="24"/>
              </w:rPr>
            </w:pPr>
            <w:r w:rsidRPr="00DF5B7C">
              <w:rPr>
                <w:szCs w:val="24"/>
              </w:rPr>
              <w:t xml:space="preserve">System show </w:t>
            </w:r>
            <w:r w:rsidR="00E62363">
              <w:rPr>
                <w:szCs w:val="24"/>
              </w:rPr>
              <w:t>website homepage</w:t>
            </w:r>
          </w:p>
        </w:tc>
      </w:tr>
    </w:tbl>
    <w:p w14:paraId="47B7E698" w14:textId="35A878E4" w:rsidR="003D5BA9" w:rsidRDefault="00E62363" w:rsidP="00C851B9">
      <w:pPr>
        <w:pStyle w:val="Heading3"/>
        <w:numPr>
          <w:ilvl w:val="2"/>
          <w:numId w:val="14"/>
        </w:numPr>
        <w:tabs>
          <w:tab w:val="num" w:pos="720"/>
        </w:tabs>
        <w:rPr>
          <w:rStyle w:val="q4iawc"/>
          <w:rFonts w:ascii="Times New Roman" w:hAnsi="Times New Roman"/>
          <w:sz w:val="26"/>
          <w:szCs w:val="26"/>
        </w:rPr>
      </w:pPr>
      <w:bookmarkStart w:id="29" w:name="_Toc109314447"/>
      <w:r>
        <w:rPr>
          <w:rStyle w:val="q4iawc"/>
          <w:rFonts w:ascii="Times New Roman" w:hAnsi="Times New Roman"/>
          <w:sz w:val="26"/>
          <w:szCs w:val="26"/>
        </w:rPr>
        <w:lastRenderedPageBreak/>
        <w:t>L</w:t>
      </w:r>
      <w:r w:rsidR="003D5BA9">
        <w:rPr>
          <w:rStyle w:val="q4iawc"/>
          <w:rFonts w:ascii="Times New Roman" w:hAnsi="Times New Roman"/>
          <w:sz w:val="26"/>
          <w:szCs w:val="26"/>
        </w:rPr>
        <w:t>ogin Screen</w:t>
      </w:r>
      <w:bookmarkEnd w:id="29"/>
    </w:p>
    <w:p w14:paraId="6F560AA4" w14:textId="119F27F8" w:rsidR="00061889" w:rsidRPr="00061889" w:rsidRDefault="00E62363" w:rsidP="00C851B9">
      <w:pPr>
        <w:jc w:val="both"/>
      </w:pPr>
      <w:r>
        <w:rPr>
          <w:noProof/>
          <w:snapToGrid/>
        </w:rPr>
        <w:drawing>
          <wp:inline distT="0" distB="0" distL="0" distR="0" wp14:anchorId="21CCFF81" wp14:editId="4B5E1A88">
            <wp:extent cx="5941695" cy="28206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up_DangNh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2820670"/>
                    </a:xfrm>
                    <a:prstGeom prst="rect">
                      <a:avLst/>
                    </a:prstGeom>
                  </pic:spPr>
                </pic:pic>
              </a:graphicData>
            </a:graphic>
          </wp:inline>
        </w:drawing>
      </w:r>
    </w:p>
    <w:p w14:paraId="1BC7BAE3" w14:textId="23E7EA1D" w:rsidR="007149D7" w:rsidRDefault="007149D7" w:rsidP="00C851B9">
      <w:pPr>
        <w:jc w:val="both"/>
      </w:pPr>
      <w:r>
        <w:t>Screen description:</w:t>
      </w:r>
    </w:p>
    <w:tbl>
      <w:tblPr>
        <w:tblStyle w:val="TableGrid"/>
        <w:tblW w:w="9283" w:type="dxa"/>
        <w:tblInd w:w="493" w:type="dxa"/>
        <w:tblLook w:val="04A0" w:firstRow="1" w:lastRow="0" w:firstColumn="1" w:lastColumn="0" w:noHBand="0" w:noVBand="1"/>
      </w:tblPr>
      <w:tblGrid>
        <w:gridCol w:w="1118"/>
        <w:gridCol w:w="1349"/>
        <w:gridCol w:w="1252"/>
        <w:gridCol w:w="1180"/>
        <w:gridCol w:w="1318"/>
        <w:gridCol w:w="1250"/>
        <w:gridCol w:w="1816"/>
      </w:tblGrid>
      <w:tr w:rsidR="009B2BB2" w:rsidRPr="00C51F00" w14:paraId="45CD59DC" w14:textId="77777777" w:rsidTr="002E1DAB">
        <w:tc>
          <w:tcPr>
            <w:tcW w:w="1118" w:type="dxa"/>
          </w:tcPr>
          <w:p w14:paraId="7646A903" w14:textId="77777777" w:rsidR="009B2BB2" w:rsidRPr="00C51F00" w:rsidRDefault="009B2BB2" w:rsidP="00C851B9">
            <w:pPr>
              <w:ind w:left="0"/>
              <w:jc w:val="both"/>
              <w:rPr>
                <w:sz w:val="22"/>
                <w:szCs w:val="22"/>
              </w:rPr>
            </w:pPr>
            <w:r w:rsidRPr="00C51F00">
              <w:rPr>
                <w:sz w:val="22"/>
                <w:szCs w:val="22"/>
              </w:rPr>
              <w:t>#</w:t>
            </w:r>
          </w:p>
        </w:tc>
        <w:tc>
          <w:tcPr>
            <w:tcW w:w="1349" w:type="dxa"/>
          </w:tcPr>
          <w:p w14:paraId="0FCED7FF" w14:textId="77777777" w:rsidR="009B2BB2" w:rsidRPr="00C51F00" w:rsidRDefault="009B2BB2" w:rsidP="00C851B9">
            <w:pPr>
              <w:ind w:left="0"/>
              <w:jc w:val="both"/>
              <w:rPr>
                <w:sz w:val="22"/>
                <w:szCs w:val="22"/>
              </w:rPr>
            </w:pPr>
            <w:r w:rsidRPr="00C51F00">
              <w:rPr>
                <w:sz w:val="22"/>
                <w:szCs w:val="22"/>
              </w:rPr>
              <w:t>Name</w:t>
            </w:r>
          </w:p>
        </w:tc>
        <w:tc>
          <w:tcPr>
            <w:tcW w:w="1252" w:type="dxa"/>
          </w:tcPr>
          <w:p w14:paraId="0D410783" w14:textId="77777777" w:rsidR="009B2BB2" w:rsidRPr="00C51F00" w:rsidRDefault="009B2BB2" w:rsidP="00C851B9">
            <w:pPr>
              <w:ind w:left="0"/>
              <w:jc w:val="both"/>
              <w:rPr>
                <w:sz w:val="22"/>
                <w:szCs w:val="22"/>
              </w:rPr>
            </w:pPr>
            <w:r w:rsidRPr="00C51F00">
              <w:rPr>
                <w:sz w:val="22"/>
                <w:szCs w:val="22"/>
              </w:rPr>
              <w:t>Control Type</w:t>
            </w:r>
          </w:p>
        </w:tc>
        <w:tc>
          <w:tcPr>
            <w:tcW w:w="1180" w:type="dxa"/>
          </w:tcPr>
          <w:p w14:paraId="12C9F712" w14:textId="77777777" w:rsidR="009B2BB2" w:rsidRPr="00C51F00" w:rsidRDefault="009B2BB2" w:rsidP="00C851B9">
            <w:pPr>
              <w:ind w:left="0"/>
              <w:jc w:val="both"/>
              <w:rPr>
                <w:sz w:val="22"/>
                <w:szCs w:val="22"/>
              </w:rPr>
            </w:pPr>
            <w:r w:rsidRPr="00C51F00">
              <w:rPr>
                <w:sz w:val="22"/>
                <w:szCs w:val="22"/>
              </w:rPr>
              <w:t>Edit</w:t>
            </w:r>
          </w:p>
        </w:tc>
        <w:tc>
          <w:tcPr>
            <w:tcW w:w="1318" w:type="dxa"/>
          </w:tcPr>
          <w:p w14:paraId="69183624" w14:textId="77777777" w:rsidR="009B2BB2" w:rsidRPr="00C51F00" w:rsidRDefault="009B2BB2" w:rsidP="00C851B9">
            <w:pPr>
              <w:ind w:left="0"/>
              <w:jc w:val="both"/>
              <w:rPr>
                <w:sz w:val="22"/>
                <w:szCs w:val="22"/>
              </w:rPr>
            </w:pPr>
            <w:r w:rsidRPr="00C51F00">
              <w:rPr>
                <w:sz w:val="22"/>
                <w:szCs w:val="22"/>
              </w:rPr>
              <w:t>Obligatory</w:t>
            </w:r>
          </w:p>
        </w:tc>
        <w:tc>
          <w:tcPr>
            <w:tcW w:w="1250" w:type="dxa"/>
          </w:tcPr>
          <w:p w14:paraId="60E203A7" w14:textId="77777777" w:rsidR="009B2BB2" w:rsidRPr="00C51F00" w:rsidRDefault="009B2BB2" w:rsidP="00C851B9">
            <w:pPr>
              <w:ind w:left="0"/>
              <w:jc w:val="both"/>
              <w:rPr>
                <w:sz w:val="22"/>
                <w:szCs w:val="22"/>
              </w:rPr>
            </w:pPr>
            <w:r w:rsidRPr="00C51F00">
              <w:rPr>
                <w:sz w:val="22"/>
                <w:szCs w:val="22"/>
              </w:rPr>
              <w:t>Default Value</w:t>
            </w:r>
          </w:p>
        </w:tc>
        <w:tc>
          <w:tcPr>
            <w:tcW w:w="1816" w:type="dxa"/>
          </w:tcPr>
          <w:p w14:paraId="59B3122E" w14:textId="77777777" w:rsidR="009B2BB2" w:rsidRPr="00C51F00" w:rsidRDefault="009B2BB2" w:rsidP="00C851B9">
            <w:pPr>
              <w:ind w:left="0"/>
              <w:jc w:val="both"/>
              <w:rPr>
                <w:sz w:val="22"/>
                <w:szCs w:val="22"/>
              </w:rPr>
            </w:pPr>
            <w:r w:rsidRPr="00C51F00">
              <w:rPr>
                <w:sz w:val="22"/>
                <w:szCs w:val="22"/>
              </w:rPr>
              <w:t>Description</w:t>
            </w:r>
          </w:p>
        </w:tc>
      </w:tr>
      <w:tr w:rsidR="009B2BB2" w:rsidRPr="00C51F00" w14:paraId="57CD58CE" w14:textId="77777777" w:rsidTr="002E1DAB">
        <w:trPr>
          <w:trHeight w:val="995"/>
        </w:trPr>
        <w:tc>
          <w:tcPr>
            <w:tcW w:w="1118" w:type="dxa"/>
          </w:tcPr>
          <w:p w14:paraId="71FD1D04" w14:textId="77777777" w:rsidR="009B2BB2" w:rsidRPr="00C51F00" w:rsidRDefault="009B2BB2" w:rsidP="00C851B9">
            <w:pPr>
              <w:ind w:left="0"/>
              <w:jc w:val="both"/>
              <w:rPr>
                <w:sz w:val="22"/>
                <w:szCs w:val="22"/>
              </w:rPr>
            </w:pPr>
            <w:r w:rsidRPr="00C51F00">
              <w:rPr>
                <w:sz w:val="22"/>
                <w:szCs w:val="22"/>
              </w:rPr>
              <w:t>1</w:t>
            </w:r>
          </w:p>
        </w:tc>
        <w:tc>
          <w:tcPr>
            <w:tcW w:w="1349" w:type="dxa"/>
          </w:tcPr>
          <w:p w14:paraId="164F2954" w14:textId="77777777" w:rsidR="009B2BB2" w:rsidRPr="00C51F00" w:rsidRDefault="009B2BB2" w:rsidP="00C851B9">
            <w:pPr>
              <w:ind w:left="0"/>
              <w:jc w:val="both"/>
              <w:rPr>
                <w:sz w:val="22"/>
                <w:szCs w:val="22"/>
              </w:rPr>
            </w:pPr>
            <w:r w:rsidRPr="00C51F00">
              <w:rPr>
                <w:sz w:val="22"/>
                <w:szCs w:val="22"/>
              </w:rPr>
              <w:t>Username</w:t>
            </w:r>
          </w:p>
        </w:tc>
        <w:tc>
          <w:tcPr>
            <w:tcW w:w="1252" w:type="dxa"/>
          </w:tcPr>
          <w:p w14:paraId="75F12D31" w14:textId="77777777" w:rsidR="009B2BB2" w:rsidRPr="00C51F00" w:rsidRDefault="009B2BB2" w:rsidP="00C851B9">
            <w:pPr>
              <w:ind w:left="0"/>
              <w:jc w:val="both"/>
              <w:rPr>
                <w:sz w:val="22"/>
                <w:szCs w:val="22"/>
              </w:rPr>
            </w:pPr>
            <w:proofErr w:type="spellStart"/>
            <w:r w:rsidRPr="00C51F00">
              <w:rPr>
                <w:sz w:val="22"/>
                <w:szCs w:val="22"/>
              </w:rPr>
              <w:t>Textfield</w:t>
            </w:r>
            <w:proofErr w:type="spellEnd"/>
          </w:p>
        </w:tc>
        <w:tc>
          <w:tcPr>
            <w:tcW w:w="1180" w:type="dxa"/>
          </w:tcPr>
          <w:p w14:paraId="405F9B0D" w14:textId="77777777" w:rsidR="009B2BB2" w:rsidRPr="00C51F00" w:rsidRDefault="009B2BB2" w:rsidP="00C851B9">
            <w:pPr>
              <w:ind w:left="0"/>
              <w:jc w:val="both"/>
              <w:rPr>
                <w:sz w:val="22"/>
                <w:szCs w:val="22"/>
              </w:rPr>
            </w:pPr>
            <w:r w:rsidRPr="00C51F00">
              <w:rPr>
                <w:sz w:val="22"/>
                <w:szCs w:val="22"/>
              </w:rPr>
              <w:t>Yes</w:t>
            </w:r>
          </w:p>
        </w:tc>
        <w:tc>
          <w:tcPr>
            <w:tcW w:w="1318" w:type="dxa"/>
          </w:tcPr>
          <w:p w14:paraId="2ECC0B14" w14:textId="77777777" w:rsidR="009B2BB2" w:rsidRPr="00C51F00" w:rsidRDefault="009B2BB2" w:rsidP="00C851B9">
            <w:pPr>
              <w:ind w:left="0"/>
              <w:jc w:val="both"/>
              <w:rPr>
                <w:sz w:val="22"/>
                <w:szCs w:val="22"/>
              </w:rPr>
            </w:pPr>
            <w:r w:rsidRPr="00C51F00">
              <w:rPr>
                <w:sz w:val="22"/>
                <w:szCs w:val="22"/>
              </w:rPr>
              <w:t>Yes</w:t>
            </w:r>
          </w:p>
        </w:tc>
        <w:tc>
          <w:tcPr>
            <w:tcW w:w="1250" w:type="dxa"/>
          </w:tcPr>
          <w:p w14:paraId="64D1D16F" w14:textId="77777777" w:rsidR="009B2BB2" w:rsidRPr="00C51F00" w:rsidRDefault="009B2BB2" w:rsidP="00C851B9">
            <w:pPr>
              <w:ind w:left="0"/>
              <w:jc w:val="both"/>
              <w:rPr>
                <w:sz w:val="22"/>
                <w:szCs w:val="22"/>
              </w:rPr>
            </w:pPr>
            <w:r w:rsidRPr="00C51F00">
              <w:rPr>
                <w:sz w:val="22"/>
                <w:szCs w:val="22"/>
              </w:rPr>
              <w:t>8-50 characters</w:t>
            </w:r>
          </w:p>
        </w:tc>
        <w:tc>
          <w:tcPr>
            <w:tcW w:w="1816" w:type="dxa"/>
          </w:tcPr>
          <w:p w14:paraId="605C80FD" w14:textId="77777777" w:rsidR="009B2BB2" w:rsidRPr="00C51F00" w:rsidRDefault="009B2BB2" w:rsidP="00C851B9">
            <w:pPr>
              <w:ind w:left="0"/>
              <w:jc w:val="both"/>
              <w:rPr>
                <w:sz w:val="22"/>
                <w:szCs w:val="22"/>
              </w:rPr>
            </w:pPr>
            <w:r w:rsidRPr="00C51F00">
              <w:rPr>
                <w:sz w:val="22"/>
                <w:szCs w:val="22"/>
              </w:rPr>
              <w:t>Required value between 8-50 characters</w:t>
            </w:r>
          </w:p>
        </w:tc>
      </w:tr>
      <w:tr w:rsidR="009B2BB2" w:rsidRPr="00C51F00" w14:paraId="73D1232D" w14:textId="77777777" w:rsidTr="002E1DAB">
        <w:tc>
          <w:tcPr>
            <w:tcW w:w="1118" w:type="dxa"/>
          </w:tcPr>
          <w:p w14:paraId="7BD4AA14" w14:textId="77777777" w:rsidR="009B2BB2" w:rsidRPr="00C51F00" w:rsidRDefault="009B2BB2" w:rsidP="00C851B9">
            <w:pPr>
              <w:ind w:left="0"/>
              <w:jc w:val="both"/>
              <w:rPr>
                <w:sz w:val="22"/>
                <w:szCs w:val="22"/>
              </w:rPr>
            </w:pPr>
            <w:r w:rsidRPr="00C51F00">
              <w:rPr>
                <w:sz w:val="22"/>
                <w:szCs w:val="22"/>
              </w:rPr>
              <w:t>2</w:t>
            </w:r>
          </w:p>
        </w:tc>
        <w:tc>
          <w:tcPr>
            <w:tcW w:w="1349" w:type="dxa"/>
          </w:tcPr>
          <w:p w14:paraId="288DB9E7" w14:textId="77777777" w:rsidR="009B2BB2" w:rsidRPr="00C51F00" w:rsidRDefault="009B2BB2" w:rsidP="00C851B9">
            <w:pPr>
              <w:ind w:left="0"/>
              <w:jc w:val="both"/>
              <w:rPr>
                <w:sz w:val="22"/>
                <w:szCs w:val="22"/>
              </w:rPr>
            </w:pPr>
            <w:r w:rsidRPr="00C51F00">
              <w:rPr>
                <w:sz w:val="22"/>
                <w:szCs w:val="22"/>
              </w:rPr>
              <w:t>Password</w:t>
            </w:r>
          </w:p>
        </w:tc>
        <w:tc>
          <w:tcPr>
            <w:tcW w:w="1252" w:type="dxa"/>
          </w:tcPr>
          <w:p w14:paraId="6021977A" w14:textId="77777777" w:rsidR="009B2BB2" w:rsidRPr="00C51F00" w:rsidRDefault="009B2BB2" w:rsidP="00C851B9">
            <w:pPr>
              <w:ind w:left="0"/>
              <w:jc w:val="both"/>
              <w:rPr>
                <w:sz w:val="22"/>
                <w:szCs w:val="22"/>
              </w:rPr>
            </w:pPr>
            <w:proofErr w:type="spellStart"/>
            <w:r w:rsidRPr="00C51F00">
              <w:rPr>
                <w:sz w:val="22"/>
                <w:szCs w:val="22"/>
              </w:rPr>
              <w:t>Textfield</w:t>
            </w:r>
            <w:proofErr w:type="spellEnd"/>
          </w:p>
        </w:tc>
        <w:tc>
          <w:tcPr>
            <w:tcW w:w="1180" w:type="dxa"/>
          </w:tcPr>
          <w:p w14:paraId="03BD04E2" w14:textId="77777777" w:rsidR="009B2BB2" w:rsidRPr="00C51F00" w:rsidRDefault="009B2BB2" w:rsidP="00C851B9">
            <w:pPr>
              <w:ind w:left="0"/>
              <w:jc w:val="both"/>
              <w:rPr>
                <w:sz w:val="22"/>
                <w:szCs w:val="22"/>
              </w:rPr>
            </w:pPr>
            <w:r w:rsidRPr="00C51F00">
              <w:rPr>
                <w:sz w:val="22"/>
                <w:szCs w:val="22"/>
              </w:rPr>
              <w:t>Yes</w:t>
            </w:r>
          </w:p>
        </w:tc>
        <w:tc>
          <w:tcPr>
            <w:tcW w:w="1318" w:type="dxa"/>
          </w:tcPr>
          <w:p w14:paraId="0570F240" w14:textId="77777777" w:rsidR="009B2BB2" w:rsidRPr="00C51F00" w:rsidRDefault="009B2BB2" w:rsidP="00C851B9">
            <w:pPr>
              <w:ind w:left="0"/>
              <w:jc w:val="both"/>
              <w:rPr>
                <w:sz w:val="22"/>
                <w:szCs w:val="22"/>
              </w:rPr>
            </w:pPr>
            <w:r w:rsidRPr="00C51F00">
              <w:rPr>
                <w:sz w:val="22"/>
                <w:szCs w:val="22"/>
              </w:rPr>
              <w:t>Yes</w:t>
            </w:r>
          </w:p>
        </w:tc>
        <w:tc>
          <w:tcPr>
            <w:tcW w:w="1250" w:type="dxa"/>
          </w:tcPr>
          <w:p w14:paraId="590A31CD" w14:textId="77777777" w:rsidR="009B2BB2" w:rsidRPr="00C51F00" w:rsidRDefault="009B2BB2" w:rsidP="00C851B9">
            <w:pPr>
              <w:ind w:left="0"/>
              <w:jc w:val="both"/>
              <w:rPr>
                <w:sz w:val="22"/>
                <w:szCs w:val="22"/>
              </w:rPr>
            </w:pPr>
            <w:r w:rsidRPr="00C51F00">
              <w:rPr>
                <w:sz w:val="22"/>
                <w:szCs w:val="22"/>
              </w:rPr>
              <w:t>8-16 characters</w:t>
            </w:r>
          </w:p>
        </w:tc>
        <w:tc>
          <w:tcPr>
            <w:tcW w:w="1816" w:type="dxa"/>
          </w:tcPr>
          <w:p w14:paraId="77257A48" w14:textId="77777777" w:rsidR="009B2BB2" w:rsidRPr="00C51F00" w:rsidRDefault="009B2BB2" w:rsidP="00C851B9">
            <w:pPr>
              <w:ind w:left="0"/>
              <w:jc w:val="both"/>
              <w:rPr>
                <w:sz w:val="22"/>
                <w:szCs w:val="22"/>
              </w:rPr>
            </w:pPr>
            <w:r w:rsidRPr="00C51F00">
              <w:rPr>
                <w:sz w:val="22"/>
                <w:szCs w:val="22"/>
              </w:rPr>
              <w:t>Required value between 8-16 characters</w:t>
            </w:r>
          </w:p>
        </w:tc>
      </w:tr>
      <w:tr w:rsidR="009B2BB2" w:rsidRPr="00C51F00" w14:paraId="6EB103E2" w14:textId="77777777" w:rsidTr="002E1DAB">
        <w:tc>
          <w:tcPr>
            <w:tcW w:w="1118" w:type="dxa"/>
          </w:tcPr>
          <w:p w14:paraId="393F5B7A" w14:textId="77777777" w:rsidR="009B2BB2" w:rsidRPr="00C51F00" w:rsidRDefault="009B2BB2" w:rsidP="00C851B9">
            <w:pPr>
              <w:ind w:left="0"/>
              <w:jc w:val="both"/>
              <w:rPr>
                <w:sz w:val="22"/>
                <w:szCs w:val="22"/>
              </w:rPr>
            </w:pPr>
            <w:r w:rsidRPr="00C51F00">
              <w:rPr>
                <w:sz w:val="22"/>
                <w:szCs w:val="22"/>
              </w:rPr>
              <w:t>3</w:t>
            </w:r>
          </w:p>
        </w:tc>
        <w:tc>
          <w:tcPr>
            <w:tcW w:w="1349" w:type="dxa"/>
          </w:tcPr>
          <w:p w14:paraId="4EA520F9" w14:textId="77777777" w:rsidR="009B2BB2" w:rsidRPr="00C51F00" w:rsidRDefault="009B2BB2" w:rsidP="00C851B9">
            <w:pPr>
              <w:ind w:left="0"/>
              <w:jc w:val="both"/>
              <w:rPr>
                <w:sz w:val="22"/>
                <w:szCs w:val="22"/>
              </w:rPr>
            </w:pPr>
            <w:r w:rsidRPr="00C51F00">
              <w:rPr>
                <w:sz w:val="22"/>
                <w:szCs w:val="22"/>
              </w:rPr>
              <w:t>Login</w:t>
            </w:r>
          </w:p>
        </w:tc>
        <w:tc>
          <w:tcPr>
            <w:tcW w:w="1252" w:type="dxa"/>
          </w:tcPr>
          <w:p w14:paraId="2FEEDF81" w14:textId="77777777" w:rsidR="009B2BB2" w:rsidRPr="00C51F00" w:rsidRDefault="009B2BB2" w:rsidP="00C851B9">
            <w:pPr>
              <w:ind w:left="0"/>
              <w:jc w:val="both"/>
              <w:rPr>
                <w:sz w:val="22"/>
                <w:szCs w:val="22"/>
              </w:rPr>
            </w:pPr>
            <w:r w:rsidRPr="00C51F00">
              <w:rPr>
                <w:sz w:val="22"/>
                <w:szCs w:val="22"/>
              </w:rPr>
              <w:t>Button</w:t>
            </w:r>
          </w:p>
        </w:tc>
        <w:tc>
          <w:tcPr>
            <w:tcW w:w="1180" w:type="dxa"/>
          </w:tcPr>
          <w:p w14:paraId="7A0112AE" w14:textId="77777777" w:rsidR="009B2BB2" w:rsidRPr="00C51F00" w:rsidRDefault="009B2BB2" w:rsidP="00C851B9">
            <w:pPr>
              <w:ind w:left="0"/>
              <w:jc w:val="both"/>
              <w:rPr>
                <w:sz w:val="22"/>
                <w:szCs w:val="22"/>
              </w:rPr>
            </w:pPr>
            <w:r w:rsidRPr="00C51F00">
              <w:rPr>
                <w:sz w:val="22"/>
                <w:szCs w:val="22"/>
              </w:rPr>
              <w:t>No</w:t>
            </w:r>
          </w:p>
        </w:tc>
        <w:tc>
          <w:tcPr>
            <w:tcW w:w="1318" w:type="dxa"/>
          </w:tcPr>
          <w:p w14:paraId="16368D9B" w14:textId="77777777" w:rsidR="009B2BB2" w:rsidRPr="00C51F00" w:rsidRDefault="009B2BB2" w:rsidP="00C851B9">
            <w:pPr>
              <w:ind w:left="0"/>
              <w:jc w:val="both"/>
              <w:rPr>
                <w:sz w:val="22"/>
                <w:szCs w:val="22"/>
              </w:rPr>
            </w:pPr>
            <w:r w:rsidRPr="00C51F00">
              <w:rPr>
                <w:sz w:val="22"/>
                <w:szCs w:val="22"/>
              </w:rPr>
              <w:t>Yes</w:t>
            </w:r>
          </w:p>
        </w:tc>
        <w:tc>
          <w:tcPr>
            <w:tcW w:w="1250" w:type="dxa"/>
          </w:tcPr>
          <w:p w14:paraId="45E33878" w14:textId="77777777" w:rsidR="009B2BB2" w:rsidRPr="00C51F00" w:rsidRDefault="009B2BB2" w:rsidP="00C851B9">
            <w:pPr>
              <w:ind w:left="0"/>
              <w:jc w:val="both"/>
              <w:rPr>
                <w:sz w:val="22"/>
                <w:szCs w:val="22"/>
              </w:rPr>
            </w:pPr>
            <w:r w:rsidRPr="00C51F00">
              <w:rPr>
                <w:sz w:val="22"/>
                <w:szCs w:val="22"/>
              </w:rPr>
              <w:t>N/A</w:t>
            </w:r>
          </w:p>
        </w:tc>
        <w:tc>
          <w:tcPr>
            <w:tcW w:w="1816" w:type="dxa"/>
          </w:tcPr>
          <w:p w14:paraId="38FA202C" w14:textId="77777777" w:rsidR="009B2BB2" w:rsidRPr="00C51F00" w:rsidRDefault="009B2BB2" w:rsidP="00C851B9">
            <w:pPr>
              <w:ind w:left="0"/>
              <w:jc w:val="both"/>
              <w:rPr>
                <w:sz w:val="22"/>
                <w:szCs w:val="22"/>
              </w:rPr>
            </w:pPr>
            <w:r w:rsidRPr="00C51F00">
              <w:rPr>
                <w:sz w:val="22"/>
                <w:szCs w:val="22"/>
              </w:rPr>
              <w:t xml:space="preserve">When user press this button, system will navigate to the </w:t>
            </w:r>
            <w:proofErr w:type="spellStart"/>
            <w:r w:rsidRPr="00C51F00">
              <w:rPr>
                <w:sz w:val="22"/>
                <w:szCs w:val="22"/>
              </w:rPr>
              <w:t>hompage</w:t>
            </w:r>
            <w:proofErr w:type="spellEnd"/>
            <w:r w:rsidRPr="00C51F00">
              <w:rPr>
                <w:sz w:val="22"/>
                <w:szCs w:val="22"/>
              </w:rPr>
              <w:t xml:space="preserve"> website if the username and password are correct, otherwise, it will give an error: "Username or Password is </w:t>
            </w:r>
            <w:r w:rsidRPr="00C51F00">
              <w:rPr>
                <w:sz w:val="22"/>
                <w:szCs w:val="22"/>
              </w:rPr>
              <w:lastRenderedPageBreak/>
              <w:t>invalid"</w:t>
            </w:r>
          </w:p>
        </w:tc>
      </w:tr>
      <w:tr w:rsidR="009B2BB2" w:rsidRPr="00C51F00" w14:paraId="7E4FEB98" w14:textId="77777777" w:rsidTr="002E1DAB">
        <w:tc>
          <w:tcPr>
            <w:tcW w:w="1118" w:type="dxa"/>
          </w:tcPr>
          <w:p w14:paraId="17EEF562" w14:textId="77777777" w:rsidR="009B2BB2" w:rsidRPr="00C51F00" w:rsidRDefault="009B2BB2" w:rsidP="00C851B9">
            <w:pPr>
              <w:ind w:left="0"/>
              <w:jc w:val="both"/>
              <w:rPr>
                <w:sz w:val="22"/>
                <w:szCs w:val="22"/>
              </w:rPr>
            </w:pPr>
            <w:r w:rsidRPr="00C51F00">
              <w:rPr>
                <w:sz w:val="22"/>
                <w:szCs w:val="22"/>
              </w:rPr>
              <w:lastRenderedPageBreak/>
              <w:t>4</w:t>
            </w:r>
          </w:p>
        </w:tc>
        <w:tc>
          <w:tcPr>
            <w:tcW w:w="1349" w:type="dxa"/>
          </w:tcPr>
          <w:p w14:paraId="454862E1" w14:textId="77777777" w:rsidR="009B2BB2" w:rsidRPr="00C51F00" w:rsidRDefault="009B2BB2" w:rsidP="00C851B9">
            <w:pPr>
              <w:ind w:left="0"/>
              <w:jc w:val="both"/>
              <w:rPr>
                <w:sz w:val="22"/>
                <w:szCs w:val="22"/>
              </w:rPr>
            </w:pPr>
            <w:r w:rsidRPr="00C51F00">
              <w:rPr>
                <w:sz w:val="22"/>
                <w:szCs w:val="22"/>
              </w:rPr>
              <w:t>English</w:t>
            </w:r>
          </w:p>
        </w:tc>
        <w:tc>
          <w:tcPr>
            <w:tcW w:w="1252" w:type="dxa"/>
          </w:tcPr>
          <w:p w14:paraId="05062703" w14:textId="77777777" w:rsidR="009B2BB2" w:rsidRPr="00C51F00" w:rsidRDefault="009B2BB2" w:rsidP="00C851B9">
            <w:pPr>
              <w:ind w:left="0"/>
              <w:jc w:val="both"/>
              <w:rPr>
                <w:sz w:val="22"/>
                <w:szCs w:val="22"/>
              </w:rPr>
            </w:pPr>
            <w:r w:rsidRPr="00C51F00">
              <w:rPr>
                <w:sz w:val="22"/>
                <w:szCs w:val="22"/>
              </w:rPr>
              <w:t>Button</w:t>
            </w:r>
          </w:p>
        </w:tc>
        <w:tc>
          <w:tcPr>
            <w:tcW w:w="1180" w:type="dxa"/>
          </w:tcPr>
          <w:p w14:paraId="58134653" w14:textId="77777777" w:rsidR="009B2BB2" w:rsidRPr="00C51F00" w:rsidRDefault="009B2BB2" w:rsidP="00C851B9">
            <w:pPr>
              <w:ind w:left="0"/>
              <w:jc w:val="both"/>
              <w:rPr>
                <w:sz w:val="22"/>
                <w:szCs w:val="22"/>
              </w:rPr>
            </w:pPr>
            <w:r w:rsidRPr="00C51F00">
              <w:rPr>
                <w:sz w:val="22"/>
                <w:szCs w:val="22"/>
              </w:rPr>
              <w:t>No</w:t>
            </w:r>
          </w:p>
        </w:tc>
        <w:tc>
          <w:tcPr>
            <w:tcW w:w="1318" w:type="dxa"/>
          </w:tcPr>
          <w:p w14:paraId="767DCCBE" w14:textId="77777777" w:rsidR="009B2BB2" w:rsidRPr="00C51F00" w:rsidRDefault="009B2BB2" w:rsidP="00C851B9">
            <w:pPr>
              <w:ind w:left="0"/>
              <w:jc w:val="both"/>
              <w:rPr>
                <w:sz w:val="22"/>
                <w:szCs w:val="22"/>
              </w:rPr>
            </w:pPr>
            <w:r w:rsidRPr="00C51F00">
              <w:rPr>
                <w:sz w:val="22"/>
                <w:szCs w:val="22"/>
              </w:rPr>
              <w:t>Yes</w:t>
            </w:r>
          </w:p>
        </w:tc>
        <w:tc>
          <w:tcPr>
            <w:tcW w:w="1250" w:type="dxa"/>
          </w:tcPr>
          <w:p w14:paraId="5324991F" w14:textId="77777777" w:rsidR="009B2BB2" w:rsidRPr="00C51F00" w:rsidRDefault="009B2BB2" w:rsidP="00C851B9">
            <w:pPr>
              <w:ind w:left="0"/>
              <w:jc w:val="both"/>
              <w:rPr>
                <w:sz w:val="22"/>
                <w:szCs w:val="22"/>
              </w:rPr>
            </w:pPr>
            <w:r w:rsidRPr="00C51F00">
              <w:rPr>
                <w:sz w:val="22"/>
                <w:szCs w:val="22"/>
              </w:rPr>
              <w:t>N/A</w:t>
            </w:r>
          </w:p>
        </w:tc>
        <w:tc>
          <w:tcPr>
            <w:tcW w:w="1816" w:type="dxa"/>
          </w:tcPr>
          <w:p w14:paraId="3E131D18" w14:textId="77777777" w:rsidR="009B2BB2" w:rsidRPr="00C51F00" w:rsidRDefault="009B2BB2" w:rsidP="00C851B9">
            <w:pPr>
              <w:ind w:left="0"/>
              <w:jc w:val="both"/>
              <w:rPr>
                <w:sz w:val="22"/>
                <w:szCs w:val="22"/>
              </w:rPr>
            </w:pPr>
            <w:r w:rsidRPr="00C51F00">
              <w:rPr>
                <w:sz w:val="22"/>
                <w:szCs w:val="22"/>
              </w:rPr>
              <w:t>When user press this button, system will display all content in English</w:t>
            </w:r>
          </w:p>
        </w:tc>
      </w:tr>
      <w:tr w:rsidR="009B2BB2" w:rsidRPr="00C51F00" w14:paraId="32A6025B" w14:textId="77777777" w:rsidTr="002E1DAB">
        <w:tc>
          <w:tcPr>
            <w:tcW w:w="1118" w:type="dxa"/>
          </w:tcPr>
          <w:p w14:paraId="5B0E2A2B" w14:textId="77777777" w:rsidR="009B2BB2" w:rsidRPr="00C51F00" w:rsidRDefault="009B2BB2" w:rsidP="00C851B9">
            <w:pPr>
              <w:ind w:left="0"/>
              <w:jc w:val="both"/>
              <w:rPr>
                <w:sz w:val="22"/>
                <w:szCs w:val="22"/>
              </w:rPr>
            </w:pPr>
            <w:r w:rsidRPr="00C51F00">
              <w:rPr>
                <w:sz w:val="22"/>
                <w:szCs w:val="22"/>
              </w:rPr>
              <w:t>5</w:t>
            </w:r>
          </w:p>
        </w:tc>
        <w:tc>
          <w:tcPr>
            <w:tcW w:w="1349" w:type="dxa"/>
          </w:tcPr>
          <w:p w14:paraId="49748884" w14:textId="77777777" w:rsidR="009B2BB2" w:rsidRPr="00C51F00" w:rsidRDefault="009B2BB2" w:rsidP="00C851B9">
            <w:pPr>
              <w:ind w:left="0"/>
              <w:jc w:val="both"/>
              <w:rPr>
                <w:sz w:val="22"/>
                <w:szCs w:val="22"/>
              </w:rPr>
            </w:pPr>
            <w:r w:rsidRPr="00C51F00">
              <w:rPr>
                <w:sz w:val="22"/>
                <w:szCs w:val="22"/>
              </w:rPr>
              <w:t>Vietnamese</w:t>
            </w:r>
          </w:p>
        </w:tc>
        <w:tc>
          <w:tcPr>
            <w:tcW w:w="1252" w:type="dxa"/>
          </w:tcPr>
          <w:p w14:paraId="16A60214" w14:textId="77777777" w:rsidR="009B2BB2" w:rsidRPr="00C51F00" w:rsidRDefault="009B2BB2" w:rsidP="00C851B9">
            <w:pPr>
              <w:ind w:left="0"/>
              <w:jc w:val="both"/>
              <w:rPr>
                <w:sz w:val="22"/>
                <w:szCs w:val="22"/>
              </w:rPr>
            </w:pPr>
            <w:r w:rsidRPr="00C51F00">
              <w:rPr>
                <w:sz w:val="22"/>
                <w:szCs w:val="22"/>
              </w:rPr>
              <w:t>Button</w:t>
            </w:r>
          </w:p>
        </w:tc>
        <w:tc>
          <w:tcPr>
            <w:tcW w:w="1180" w:type="dxa"/>
          </w:tcPr>
          <w:p w14:paraId="79AA6FBC" w14:textId="77777777" w:rsidR="009B2BB2" w:rsidRPr="00C51F00" w:rsidRDefault="009B2BB2" w:rsidP="00C851B9">
            <w:pPr>
              <w:ind w:left="0"/>
              <w:jc w:val="both"/>
              <w:rPr>
                <w:sz w:val="22"/>
                <w:szCs w:val="22"/>
              </w:rPr>
            </w:pPr>
            <w:r w:rsidRPr="00C51F00">
              <w:rPr>
                <w:sz w:val="22"/>
                <w:szCs w:val="22"/>
              </w:rPr>
              <w:t>No</w:t>
            </w:r>
          </w:p>
        </w:tc>
        <w:tc>
          <w:tcPr>
            <w:tcW w:w="1318" w:type="dxa"/>
          </w:tcPr>
          <w:p w14:paraId="1A8D8186" w14:textId="77777777" w:rsidR="009B2BB2" w:rsidRPr="00C51F00" w:rsidRDefault="009B2BB2" w:rsidP="00C851B9">
            <w:pPr>
              <w:ind w:left="0"/>
              <w:jc w:val="both"/>
              <w:rPr>
                <w:sz w:val="22"/>
                <w:szCs w:val="22"/>
              </w:rPr>
            </w:pPr>
            <w:r w:rsidRPr="00C51F00">
              <w:rPr>
                <w:sz w:val="22"/>
                <w:szCs w:val="22"/>
              </w:rPr>
              <w:t>Yes</w:t>
            </w:r>
          </w:p>
        </w:tc>
        <w:tc>
          <w:tcPr>
            <w:tcW w:w="1250" w:type="dxa"/>
          </w:tcPr>
          <w:p w14:paraId="41AEBFD5" w14:textId="77777777" w:rsidR="009B2BB2" w:rsidRPr="00C51F00" w:rsidRDefault="009B2BB2" w:rsidP="00C851B9">
            <w:pPr>
              <w:ind w:left="0"/>
              <w:jc w:val="both"/>
              <w:rPr>
                <w:sz w:val="22"/>
                <w:szCs w:val="22"/>
              </w:rPr>
            </w:pPr>
            <w:r w:rsidRPr="00C51F00">
              <w:rPr>
                <w:sz w:val="22"/>
                <w:szCs w:val="22"/>
              </w:rPr>
              <w:t>N/A</w:t>
            </w:r>
          </w:p>
        </w:tc>
        <w:tc>
          <w:tcPr>
            <w:tcW w:w="1816" w:type="dxa"/>
          </w:tcPr>
          <w:p w14:paraId="68021329" w14:textId="77777777" w:rsidR="009B2BB2" w:rsidRPr="00C51F00" w:rsidRDefault="009B2BB2" w:rsidP="00C851B9">
            <w:pPr>
              <w:ind w:left="0"/>
              <w:jc w:val="both"/>
              <w:rPr>
                <w:sz w:val="22"/>
                <w:szCs w:val="22"/>
              </w:rPr>
            </w:pPr>
            <w:r w:rsidRPr="00C51F00">
              <w:rPr>
                <w:sz w:val="22"/>
                <w:szCs w:val="22"/>
              </w:rPr>
              <w:t>When user press this button, system will display all content in Vietnamese</w:t>
            </w:r>
          </w:p>
        </w:tc>
      </w:tr>
    </w:tbl>
    <w:p w14:paraId="59F02048" w14:textId="165F96F2" w:rsidR="007149D7" w:rsidRPr="007149D7" w:rsidRDefault="007149D7" w:rsidP="00C851B9">
      <w:pPr>
        <w:ind w:left="0"/>
        <w:jc w:val="both"/>
      </w:pPr>
    </w:p>
    <w:p w14:paraId="20A41430" w14:textId="1784461B" w:rsidR="006C557D" w:rsidRDefault="008B2CCB" w:rsidP="00C851B9">
      <w:pPr>
        <w:pStyle w:val="Heading3"/>
        <w:numPr>
          <w:ilvl w:val="2"/>
          <w:numId w:val="14"/>
        </w:numPr>
        <w:ind w:left="744" w:hanging="744"/>
        <w:rPr>
          <w:rStyle w:val="q4iawc"/>
          <w:rFonts w:ascii="Times New Roman" w:hAnsi="Times New Roman"/>
          <w:sz w:val="26"/>
          <w:szCs w:val="26"/>
          <w:lang w:val="en"/>
        </w:rPr>
      </w:pPr>
      <w:bookmarkStart w:id="30" w:name="_Toc109314448"/>
      <w:r>
        <w:rPr>
          <w:rStyle w:val="q4iawc"/>
          <w:rFonts w:ascii="Times New Roman" w:hAnsi="Times New Roman"/>
          <w:sz w:val="26"/>
          <w:szCs w:val="26"/>
          <w:lang w:val="en"/>
        </w:rPr>
        <w:t>Business Flow Chart</w:t>
      </w:r>
      <w:bookmarkEnd w:id="30"/>
    </w:p>
    <w:p w14:paraId="48823EAB" w14:textId="419FC52A" w:rsidR="009B2BB2" w:rsidRPr="009B2BB2" w:rsidRDefault="009B2BB2" w:rsidP="00C851B9">
      <w:pPr>
        <w:jc w:val="both"/>
        <w:rPr>
          <w:lang w:val="en"/>
        </w:rPr>
      </w:pPr>
      <w:r>
        <w:rPr>
          <w:noProof/>
          <w:snapToGrid/>
        </w:rPr>
        <w:drawing>
          <wp:inline distT="0" distB="0" distL="0" distR="0" wp14:anchorId="295BBF64" wp14:editId="1A578F15">
            <wp:extent cx="5941695" cy="45510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uDoLuong_Login.png"/>
                    <pic:cNvPicPr/>
                  </pic:nvPicPr>
                  <pic:blipFill>
                    <a:blip r:embed="rId12">
                      <a:extLst>
                        <a:ext uri="{28A0092B-C50C-407E-A947-70E740481C1C}">
                          <a14:useLocalDpi xmlns:a14="http://schemas.microsoft.com/office/drawing/2010/main" val="0"/>
                        </a:ext>
                      </a:extLst>
                    </a:blip>
                    <a:stretch>
                      <a:fillRect/>
                    </a:stretch>
                  </pic:blipFill>
                  <pic:spPr>
                    <a:xfrm>
                      <a:off x="0" y="0"/>
                      <a:ext cx="5941695" cy="4551045"/>
                    </a:xfrm>
                    <a:prstGeom prst="rect">
                      <a:avLst/>
                    </a:prstGeom>
                  </pic:spPr>
                </pic:pic>
              </a:graphicData>
            </a:graphic>
          </wp:inline>
        </w:drawing>
      </w:r>
    </w:p>
    <w:p w14:paraId="51A744C9" w14:textId="308D3007" w:rsidR="006C557D" w:rsidRDefault="008B2CCB" w:rsidP="00C851B9">
      <w:pPr>
        <w:pStyle w:val="Heading3"/>
        <w:numPr>
          <w:ilvl w:val="2"/>
          <w:numId w:val="14"/>
        </w:numPr>
        <w:ind w:left="744" w:hanging="744"/>
        <w:rPr>
          <w:rStyle w:val="q4iawc"/>
          <w:rFonts w:ascii="Times New Roman" w:hAnsi="Times New Roman"/>
          <w:sz w:val="26"/>
          <w:szCs w:val="26"/>
          <w:lang w:val="en"/>
        </w:rPr>
      </w:pPr>
      <w:bookmarkStart w:id="31" w:name="_Toc109314449"/>
      <w:r>
        <w:rPr>
          <w:rStyle w:val="q4iawc"/>
          <w:rFonts w:ascii="Times New Roman" w:hAnsi="Times New Roman"/>
          <w:sz w:val="26"/>
          <w:szCs w:val="26"/>
          <w:lang w:val="en"/>
        </w:rPr>
        <w:lastRenderedPageBreak/>
        <w:t>Detail description of the business flow</w:t>
      </w:r>
      <w:bookmarkEnd w:id="31"/>
    </w:p>
    <w:p w14:paraId="0A8E2503" w14:textId="387A71B5" w:rsidR="00510DCE" w:rsidRDefault="00510DCE" w:rsidP="00C851B9">
      <w:pPr>
        <w:ind w:left="0"/>
        <w:jc w:val="both"/>
        <w:rPr>
          <w:sz w:val="26"/>
          <w:szCs w:val="26"/>
          <w:lang w:val="en"/>
        </w:rPr>
      </w:pPr>
      <w:r w:rsidRPr="00510DCE">
        <w:rPr>
          <w:sz w:val="26"/>
          <w:szCs w:val="26"/>
          <w:lang w:val="en"/>
        </w:rPr>
        <w:t>Step 1: User login website</w:t>
      </w:r>
    </w:p>
    <w:p w14:paraId="4C6902FF" w14:textId="56B26347" w:rsidR="00E56306" w:rsidRDefault="00E56306" w:rsidP="00C851B9">
      <w:pPr>
        <w:pStyle w:val="ListParagraph"/>
        <w:numPr>
          <w:ilvl w:val="0"/>
          <w:numId w:val="28"/>
        </w:numPr>
        <w:jc w:val="both"/>
        <w:rPr>
          <w:sz w:val="26"/>
          <w:szCs w:val="26"/>
          <w:lang w:val="en"/>
        </w:rPr>
      </w:pPr>
      <w:r>
        <w:rPr>
          <w:sz w:val="26"/>
          <w:szCs w:val="26"/>
          <w:lang w:val="en"/>
        </w:rPr>
        <w:t xml:space="preserve">If Username is incorrect/invalid, system show </w:t>
      </w:r>
      <w:proofErr w:type="spellStart"/>
      <w:r>
        <w:rPr>
          <w:sz w:val="26"/>
          <w:szCs w:val="26"/>
          <w:lang w:val="en"/>
        </w:rPr>
        <w:t>message:”Username</w:t>
      </w:r>
      <w:proofErr w:type="spellEnd"/>
      <w:r>
        <w:rPr>
          <w:sz w:val="26"/>
          <w:szCs w:val="26"/>
          <w:lang w:val="en"/>
        </w:rPr>
        <w:t xml:space="preserve"> is incorrect/invalid”</w:t>
      </w:r>
    </w:p>
    <w:p w14:paraId="149789EA" w14:textId="11F71E22" w:rsidR="00E56306" w:rsidRDefault="00E56306" w:rsidP="00C851B9">
      <w:pPr>
        <w:pStyle w:val="ListParagraph"/>
        <w:numPr>
          <w:ilvl w:val="0"/>
          <w:numId w:val="28"/>
        </w:numPr>
        <w:jc w:val="both"/>
        <w:rPr>
          <w:sz w:val="26"/>
          <w:szCs w:val="26"/>
          <w:lang w:val="en"/>
        </w:rPr>
      </w:pPr>
      <w:r>
        <w:rPr>
          <w:sz w:val="26"/>
          <w:szCs w:val="26"/>
          <w:lang w:val="en"/>
        </w:rPr>
        <w:t xml:space="preserve">If Password is incorrect/invalid, system show </w:t>
      </w:r>
      <w:proofErr w:type="spellStart"/>
      <w:r>
        <w:rPr>
          <w:sz w:val="26"/>
          <w:szCs w:val="26"/>
          <w:lang w:val="en"/>
        </w:rPr>
        <w:t>message:”Password</w:t>
      </w:r>
      <w:proofErr w:type="spellEnd"/>
      <w:r>
        <w:rPr>
          <w:sz w:val="26"/>
          <w:szCs w:val="26"/>
          <w:lang w:val="en"/>
        </w:rPr>
        <w:t xml:space="preserve"> is incorrect/invalid”</w:t>
      </w:r>
    </w:p>
    <w:p w14:paraId="504BC426" w14:textId="7A30FD26" w:rsidR="00E56306" w:rsidRDefault="00E56306" w:rsidP="00C851B9">
      <w:pPr>
        <w:pStyle w:val="ListParagraph"/>
        <w:numPr>
          <w:ilvl w:val="0"/>
          <w:numId w:val="28"/>
        </w:numPr>
        <w:jc w:val="both"/>
        <w:rPr>
          <w:sz w:val="26"/>
          <w:szCs w:val="26"/>
          <w:lang w:val="en"/>
        </w:rPr>
      </w:pPr>
      <w:r>
        <w:rPr>
          <w:sz w:val="26"/>
          <w:szCs w:val="26"/>
          <w:lang w:val="en"/>
        </w:rPr>
        <w:t>If User don’t input Username or Password field, system show message: “User or Password is required”</w:t>
      </w:r>
    </w:p>
    <w:p w14:paraId="446C8AF9" w14:textId="771C2023" w:rsidR="00E56306" w:rsidRPr="00E56306" w:rsidRDefault="00E56306" w:rsidP="00C851B9">
      <w:pPr>
        <w:ind w:left="360"/>
        <w:jc w:val="both"/>
        <w:rPr>
          <w:sz w:val="26"/>
          <w:szCs w:val="26"/>
          <w:lang w:val="en"/>
        </w:rPr>
      </w:pPr>
      <w:r>
        <w:rPr>
          <w:sz w:val="26"/>
          <w:szCs w:val="26"/>
          <w:lang w:val="en"/>
        </w:rPr>
        <w:t>If the input data is valid, go to the next step.</w:t>
      </w:r>
    </w:p>
    <w:p w14:paraId="51B2716B" w14:textId="7C25F049" w:rsidR="00510DCE" w:rsidRPr="00510DCE" w:rsidRDefault="00510DCE" w:rsidP="00C851B9">
      <w:pPr>
        <w:ind w:left="0"/>
        <w:jc w:val="both"/>
        <w:rPr>
          <w:sz w:val="26"/>
          <w:szCs w:val="26"/>
          <w:lang w:val="en"/>
        </w:rPr>
      </w:pPr>
      <w:r w:rsidRPr="00510DCE">
        <w:rPr>
          <w:sz w:val="26"/>
          <w:szCs w:val="26"/>
          <w:lang w:val="en"/>
        </w:rPr>
        <w:t xml:space="preserve">Step 2:  System show </w:t>
      </w:r>
      <w:r w:rsidR="00E56306">
        <w:rPr>
          <w:sz w:val="26"/>
          <w:szCs w:val="26"/>
          <w:lang w:val="en"/>
        </w:rPr>
        <w:t>website screen</w:t>
      </w:r>
    </w:p>
    <w:p w14:paraId="1AEED429" w14:textId="592BE080" w:rsidR="00C74AE2" w:rsidRDefault="009B2BB2" w:rsidP="00C851B9">
      <w:pPr>
        <w:ind w:left="0"/>
        <w:jc w:val="both"/>
        <w:rPr>
          <w:b/>
          <w:i/>
          <w:sz w:val="26"/>
          <w:szCs w:val="26"/>
          <w:lang w:val="en"/>
        </w:rPr>
      </w:pPr>
      <w:r>
        <w:rPr>
          <w:b/>
          <w:i/>
          <w:sz w:val="26"/>
          <w:szCs w:val="26"/>
          <w:lang w:val="en"/>
        </w:rPr>
        <w:t>3</w:t>
      </w:r>
      <w:r w:rsidR="008B2CCB" w:rsidRPr="008B2CCB">
        <w:rPr>
          <w:b/>
          <w:i/>
          <w:sz w:val="26"/>
          <w:szCs w:val="26"/>
          <w:lang w:val="en"/>
        </w:rPr>
        <w:t>.1.5 Function Affected</w:t>
      </w:r>
    </w:p>
    <w:tbl>
      <w:tblPr>
        <w:tblStyle w:val="TableGrid"/>
        <w:tblW w:w="0" w:type="auto"/>
        <w:tblLook w:val="04A0" w:firstRow="1" w:lastRow="0" w:firstColumn="1" w:lastColumn="0" w:noHBand="0" w:noVBand="1"/>
      </w:tblPr>
      <w:tblGrid>
        <w:gridCol w:w="4673"/>
        <w:gridCol w:w="4674"/>
      </w:tblGrid>
      <w:tr w:rsidR="008B2CCB" w14:paraId="36486125" w14:textId="77777777" w:rsidTr="008B2CCB">
        <w:tc>
          <w:tcPr>
            <w:tcW w:w="4673" w:type="dxa"/>
          </w:tcPr>
          <w:p w14:paraId="241B16FA" w14:textId="615B0E69" w:rsidR="008B2CCB" w:rsidRPr="008B2CCB" w:rsidRDefault="008B2CCB" w:rsidP="00C851B9">
            <w:pPr>
              <w:ind w:left="0"/>
              <w:jc w:val="both"/>
              <w:rPr>
                <w:sz w:val="26"/>
                <w:szCs w:val="26"/>
                <w:lang w:val="en"/>
              </w:rPr>
            </w:pPr>
            <w:r w:rsidRPr="008B2CCB">
              <w:rPr>
                <w:sz w:val="26"/>
                <w:szCs w:val="26"/>
                <w:lang w:val="en"/>
              </w:rPr>
              <w:t>Affected function name</w:t>
            </w:r>
          </w:p>
        </w:tc>
        <w:tc>
          <w:tcPr>
            <w:tcW w:w="4674" w:type="dxa"/>
          </w:tcPr>
          <w:p w14:paraId="3E4D4B23" w14:textId="00C6D6C9" w:rsidR="008B2CCB" w:rsidRPr="008B2CCB" w:rsidRDefault="008B2CCB" w:rsidP="00C851B9">
            <w:pPr>
              <w:ind w:left="0"/>
              <w:jc w:val="both"/>
              <w:rPr>
                <w:sz w:val="26"/>
                <w:szCs w:val="26"/>
                <w:lang w:val="en"/>
              </w:rPr>
            </w:pPr>
            <w:r w:rsidRPr="008B2CCB">
              <w:rPr>
                <w:sz w:val="26"/>
                <w:szCs w:val="26"/>
                <w:lang w:val="en"/>
              </w:rPr>
              <w:t>Detail description of the affect</w:t>
            </w:r>
          </w:p>
        </w:tc>
      </w:tr>
      <w:tr w:rsidR="008B2CCB" w14:paraId="622FFB53" w14:textId="77777777" w:rsidTr="008B2CCB">
        <w:tc>
          <w:tcPr>
            <w:tcW w:w="4673" w:type="dxa"/>
          </w:tcPr>
          <w:p w14:paraId="11C3A3B5" w14:textId="0A5158B5" w:rsidR="008B2CCB" w:rsidRPr="008B2CCB" w:rsidRDefault="008B2CCB" w:rsidP="00C851B9">
            <w:pPr>
              <w:ind w:left="0"/>
              <w:jc w:val="both"/>
              <w:rPr>
                <w:sz w:val="26"/>
                <w:szCs w:val="26"/>
                <w:lang w:val="en"/>
              </w:rPr>
            </w:pPr>
            <w:r w:rsidRPr="008B2CCB">
              <w:rPr>
                <w:sz w:val="26"/>
                <w:szCs w:val="26"/>
                <w:lang w:val="en"/>
              </w:rPr>
              <w:t>None</w:t>
            </w:r>
          </w:p>
        </w:tc>
        <w:tc>
          <w:tcPr>
            <w:tcW w:w="4674" w:type="dxa"/>
          </w:tcPr>
          <w:p w14:paraId="196C1360" w14:textId="77777777" w:rsidR="008B2CCB" w:rsidRPr="008B2CCB" w:rsidRDefault="008B2CCB" w:rsidP="00C851B9">
            <w:pPr>
              <w:ind w:left="0"/>
              <w:jc w:val="both"/>
              <w:rPr>
                <w:sz w:val="26"/>
                <w:szCs w:val="26"/>
                <w:lang w:val="en"/>
              </w:rPr>
            </w:pPr>
          </w:p>
        </w:tc>
      </w:tr>
    </w:tbl>
    <w:p w14:paraId="63AA556B" w14:textId="791DC133" w:rsidR="002E1DAB" w:rsidRPr="002E1DAB" w:rsidRDefault="002E1DAB" w:rsidP="00C851B9">
      <w:pPr>
        <w:pStyle w:val="Heading3"/>
        <w:numPr>
          <w:ilvl w:val="0"/>
          <w:numId w:val="0"/>
        </w:numPr>
        <w:rPr>
          <w:rStyle w:val="q4iawc"/>
          <w:rFonts w:ascii="Times New Roman" w:hAnsi="Times New Roman"/>
          <w:sz w:val="26"/>
          <w:szCs w:val="26"/>
        </w:rPr>
      </w:pPr>
      <w:bookmarkStart w:id="32" w:name="_Toc109314450"/>
      <w:r>
        <w:rPr>
          <w:rStyle w:val="q4iawc"/>
          <w:rFonts w:ascii="Times New Roman" w:hAnsi="Times New Roman"/>
          <w:sz w:val="26"/>
          <w:szCs w:val="26"/>
        </w:rPr>
        <w:t>3.2 Timekeeping</w:t>
      </w:r>
      <w:bookmarkEnd w:id="32"/>
    </w:p>
    <w:p w14:paraId="2035762D" w14:textId="770BECD2" w:rsidR="002E1DAB" w:rsidRPr="00ED745D" w:rsidRDefault="002E1DAB" w:rsidP="00C851B9">
      <w:pPr>
        <w:pStyle w:val="Heading3"/>
        <w:numPr>
          <w:ilvl w:val="0"/>
          <w:numId w:val="0"/>
        </w:numPr>
        <w:ind w:left="720" w:hanging="720"/>
        <w:rPr>
          <w:rFonts w:ascii="Times New Roman" w:hAnsi="Times New Roman"/>
          <w:sz w:val="26"/>
          <w:szCs w:val="26"/>
        </w:rPr>
      </w:pPr>
      <w:bookmarkStart w:id="33" w:name="_Toc109314451"/>
      <w:r>
        <w:rPr>
          <w:rStyle w:val="q4iawc"/>
          <w:rFonts w:ascii="Times New Roman" w:hAnsi="Times New Roman"/>
          <w:sz w:val="26"/>
          <w:szCs w:val="26"/>
          <w:lang w:val="en"/>
        </w:rPr>
        <w:t xml:space="preserve">3.2.1 </w:t>
      </w:r>
      <w:r w:rsidRPr="00ED745D">
        <w:rPr>
          <w:rStyle w:val="q4iawc"/>
          <w:rFonts w:ascii="Times New Roman" w:hAnsi="Times New Roman"/>
          <w:sz w:val="26"/>
          <w:szCs w:val="26"/>
          <w:lang w:val="en"/>
        </w:rPr>
        <w:t>General description</w:t>
      </w:r>
      <w:bookmarkEnd w:id="33"/>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2E1DAB" w:rsidRPr="00ED745D" w14:paraId="0031B60D" w14:textId="77777777" w:rsidTr="002E1DAB">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035704" w14:textId="77777777" w:rsidR="002E1DAB" w:rsidRPr="00A85340" w:rsidRDefault="002E1DAB" w:rsidP="00C851B9">
            <w:pPr>
              <w:ind w:left="62"/>
              <w:jc w:val="both"/>
              <w:rPr>
                <w:b/>
                <w:bCs/>
                <w:szCs w:val="24"/>
              </w:rPr>
            </w:pPr>
            <w:r w:rsidRPr="00A8534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E16E9" w14:textId="3FB8BC0A" w:rsidR="002E1DAB" w:rsidRPr="00DF5B7C" w:rsidRDefault="002E1DAB" w:rsidP="00C851B9">
            <w:pPr>
              <w:ind w:left="0"/>
              <w:jc w:val="both"/>
              <w:rPr>
                <w:szCs w:val="24"/>
              </w:rPr>
            </w:pPr>
            <w:r>
              <w:rPr>
                <w:sz w:val="26"/>
                <w:szCs w:val="26"/>
              </w:rPr>
              <w:t xml:space="preserve">Have 2 sub functions are </w:t>
            </w:r>
            <w:proofErr w:type="spellStart"/>
            <w:r>
              <w:rPr>
                <w:sz w:val="26"/>
                <w:szCs w:val="26"/>
              </w:rPr>
              <w:t>Attandance</w:t>
            </w:r>
            <w:proofErr w:type="spellEnd"/>
            <w:r>
              <w:rPr>
                <w:sz w:val="26"/>
                <w:szCs w:val="26"/>
              </w:rPr>
              <w:t xml:space="preserve"> list and Request OT</w:t>
            </w:r>
          </w:p>
        </w:tc>
      </w:tr>
      <w:tr w:rsidR="002E1DAB" w:rsidRPr="00ED745D" w14:paraId="2FCEF4BB" w14:textId="77777777" w:rsidTr="002E1DAB">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1B631" w14:textId="77777777" w:rsidR="002E1DAB" w:rsidRPr="00A85340" w:rsidRDefault="002E1DAB" w:rsidP="00C851B9">
            <w:pPr>
              <w:ind w:left="62"/>
              <w:jc w:val="both"/>
              <w:rPr>
                <w:b/>
                <w:bCs/>
                <w:szCs w:val="24"/>
              </w:rPr>
            </w:pPr>
            <w:r w:rsidRPr="00A8534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72263" w14:textId="77777777" w:rsidR="002E1DAB" w:rsidRPr="00DF5B7C" w:rsidRDefault="002E1DAB" w:rsidP="00C851B9">
            <w:pPr>
              <w:ind w:left="0"/>
              <w:jc w:val="both"/>
              <w:rPr>
                <w:szCs w:val="24"/>
              </w:rPr>
            </w:pPr>
            <w:r w:rsidRPr="00DF5B7C">
              <w:rPr>
                <w:rStyle w:val="q4iawc"/>
                <w:szCs w:val="24"/>
                <w:lang w:val="en"/>
              </w:rPr>
              <w:t>User, admin and partner</w:t>
            </w:r>
          </w:p>
        </w:tc>
      </w:tr>
      <w:tr w:rsidR="002E1DAB" w:rsidRPr="00ED745D" w14:paraId="1DA5DA12" w14:textId="77777777" w:rsidTr="002E1DAB">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8F81E7" w14:textId="77777777" w:rsidR="002E1DAB" w:rsidRPr="00A85340" w:rsidRDefault="002E1DAB" w:rsidP="00C851B9">
            <w:pPr>
              <w:ind w:left="62"/>
              <w:jc w:val="both"/>
              <w:rPr>
                <w:b/>
                <w:bCs/>
                <w:szCs w:val="24"/>
              </w:rPr>
            </w:pPr>
            <w:r w:rsidRPr="00A8534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7D5" w14:textId="77777777" w:rsidR="002E1DAB" w:rsidRPr="00DF5B7C" w:rsidRDefault="002E1DAB" w:rsidP="00C851B9">
            <w:pPr>
              <w:ind w:left="0"/>
              <w:jc w:val="both"/>
              <w:rPr>
                <w:szCs w:val="24"/>
              </w:rPr>
            </w:pPr>
            <w:r w:rsidRPr="00DF5B7C">
              <w:rPr>
                <w:rStyle w:val="q4iawc"/>
                <w:szCs w:val="24"/>
                <w:lang w:val="en"/>
              </w:rPr>
              <w:t>User, admin and partner</w:t>
            </w:r>
          </w:p>
        </w:tc>
      </w:tr>
      <w:tr w:rsidR="002E1DAB" w:rsidRPr="00ED745D" w14:paraId="6895D2CC" w14:textId="77777777" w:rsidTr="002E1DAB">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ABA965" w14:textId="77777777" w:rsidR="002E1DAB" w:rsidRPr="00DF5B7C" w:rsidRDefault="002E1DAB" w:rsidP="00C851B9">
            <w:pPr>
              <w:ind w:left="62"/>
              <w:jc w:val="both"/>
              <w:rPr>
                <w:b/>
                <w:bCs/>
                <w:szCs w:val="24"/>
              </w:rPr>
            </w:pPr>
            <w:r>
              <w:rPr>
                <w:b/>
                <w:color w:val="000000"/>
                <w:szCs w:val="24"/>
                <w:shd w:val="clear" w:color="auto" w:fill="F5F5F5"/>
              </w:rPr>
              <w:t>A</w:t>
            </w:r>
            <w:r w:rsidRPr="00DF5B7C">
              <w:rPr>
                <w:b/>
                <w:color w:val="000000"/>
                <w:szCs w:val="24"/>
                <w:shd w:val="clear" w:color="auto" w:fill="F5F5F5"/>
              </w:rPr>
              <w:t>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8E8520" w14:textId="77777777" w:rsidR="002E1DAB" w:rsidRPr="00DF5B7C" w:rsidRDefault="002E1DAB" w:rsidP="00C851B9">
            <w:pPr>
              <w:ind w:left="0"/>
              <w:jc w:val="both"/>
              <w:rPr>
                <w:szCs w:val="24"/>
              </w:rPr>
            </w:pPr>
            <w:r>
              <w:rPr>
                <w:rStyle w:val="q4iawc"/>
                <w:lang w:val="en"/>
              </w:rPr>
              <w:t>HRM</w:t>
            </w:r>
          </w:p>
        </w:tc>
      </w:tr>
      <w:tr w:rsidR="002E1DAB" w:rsidRPr="00ED745D" w14:paraId="1FD7E369" w14:textId="77777777" w:rsidTr="002E1DAB">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C4C276" w14:textId="77777777" w:rsidR="002E1DAB" w:rsidRPr="00A85340" w:rsidRDefault="002E1DAB" w:rsidP="00C851B9">
            <w:pPr>
              <w:ind w:left="62"/>
              <w:jc w:val="both"/>
              <w:rPr>
                <w:b/>
                <w:bCs/>
                <w:szCs w:val="24"/>
              </w:rPr>
            </w:pPr>
            <w:r w:rsidRPr="00A8534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65075A" w14:textId="3E9EC75A" w:rsidR="002E1DAB" w:rsidRPr="00DF5B7C" w:rsidRDefault="001E74D9" w:rsidP="00C851B9">
            <w:pPr>
              <w:ind w:left="0"/>
              <w:jc w:val="both"/>
              <w:rPr>
                <w:szCs w:val="24"/>
              </w:rPr>
            </w:pPr>
            <w:r>
              <w:rPr>
                <w:rStyle w:val="q4iawc"/>
                <w:szCs w:val="24"/>
                <w:lang w:val="en"/>
              </w:rPr>
              <w:t>HRM/Timekeeping</w:t>
            </w:r>
          </w:p>
        </w:tc>
      </w:tr>
      <w:tr w:rsidR="002E1DAB" w:rsidRPr="00ED745D" w14:paraId="3FF68058" w14:textId="77777777" w:rsidTr="002E1DAB">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3BF336" w14:textId="77777777" w:rsidR="002E1DAB" w:rsidRPr="00A85340" w:rsidRDefault="002E1DAB" w:rsidP="00C851B9">
            <w:pPr>
              <w:ind w:left="62"/>
              <w:jc w:val="both"/>
              <w:rPr>
                <w:b/>
                <w:bCs/>
                <w:szCs w:val="24"/>
              </w:rPr>
            </w:pPr>
            <w:r w:rsidRPr="00A85340">
              <w:rPr>
                <w:rStyle w:val="q4iawc"/>
                <w:b/>
                <w:szCs w:val="24"/>
                <w:lang w:val="en"/>
              </w:rPr>
              <w:lastRenderedPageBreak/>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EE1DB4" w14:textId="50B7BE33" w:rsidR="002E1DAB" w:rsidRPr="00DF5B7C" w:rsidRDefault="002E1DAB" w:rsidP="00C851B9">
            <w:pPr>
              <w:ind w:left="0"/>
              <w:jc w:val="both"/>
              <w:rPr>
                <w:szCs w:val="24"/>
              </w:rPr>
            </w:pPr>
            <w:r w:rsidRPr="00DF5B7C">
              <w:rPr>
                <w:rStyle w:val="q4iawc"/>
                <w:szCs w:val="24"/>
                <w:lang w:val="en"/>
              </w:rPr>
              <w:t xml:space="preserve">User already have account </w:t>
            </w:r>
            <w:r>
              <w:rPr>
                <w:rStyle w:val="q4iawc"/>
                <w:szCs w:val="24"/>
                <w:lang w:val="en"/>
              </w:rPr>
              <w:t>can login into website</w:t>
            </w:r>
            <w:r w:rsidR="001E74D9">
              <w:rPr>
                <w:rStyle w:val="q4iawc"/>
                <w:szCs w:val="24"/>
                <w:lang w:val="en"/>
              </w:rPr>
              <w:t xml:space="preserve"> and perform request OT or </w:t>
            </w:r>
            <w:proofErr w:type="spellStart"/>
            <w:r w:rsidR="001E74D9">
              <w:rPr>
                <w:rStyle w:val="q4iawc"/>
                <w:szCs w:val="24"/>
                <w:lang w:val="en"/>
              </w:rPr>
              <w:t>attandance</w:t>
            </w:r>
            <w:proofErr w:type="spellEnd"/>
            <w:r w:rsidR="001E74D9">
              <w:rPr>
                <w:rStyle w:val="q4iawc"/>
                <w:szCs w:val="24"/>
                <w:lang w:val="en"/>
              </w:rPr>
              <w:t xml:space="preserve"> list</w:t>
            </w:r>
          </w:p>
        </w:tc>
      </w:tr>
      <w:tr w:rsidR="002E1DAB" w:rsidRPr="00ED745D" w14:paraId="7AA18C60" w14:textId="77777777" w:rsidTr="002E1DAB">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A696D8" w14:textId="77777777" w:rsidR="002E1DAB" w:rsidRPr="00A85340" w:rsidRDefault="002E1DAB" w:rsidP="00C851B9">
            <w:pPr>
              <w:ind w:left="0"/>
              <w:jc w:val="both"/>
              <w:rPr>
                <w:b/>
                <w:bCs/>
                <w:szCs w:val="24"/>
              </w:rPr>
            </w:pPr>
            <w:r w:rsidRPr="00A8534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F5C55F" w14:textId="3A9B64BC" w:rsidR="002E1DAB" w:rsidRPr="00DF5B7C" w:rsidRDefault="002E1DAB" w:rsidP="00C851B9">
            <w:pPr>
              <w:ind w:left="0"/>
              <w:jc w:val="both"/>
              <w:rPr>
                <w:szCs w:val="24"/>
              </w:rPr>
            </w:pPr>
            <w:r w:rsidRPr="00DF5B7C">
              <w:rPr>
                <w:szCs w:val="24"/>
              </w:rPr>
              <w:t xml:space="preserve">System show </w:t>
            </w:r>
            <w:r w:rsidR="001E74D9">
              <w:rPr>
                <w:szCs w:val="24"/>
              </w:rPr>
              <w:t>website attendance list or allow to edit/create/delete request OT</w:t>
            </w:r>
          </w:p>
        </w:tc>
      </w:tr>
    </w:tbl>
    <w:p w14:paraId="229327ED" w14:textId="63664420" w:rsidR="002E1DAB" w:rsidRDefault="008F648B" w:rsidP="00C851B9">
      <w:pPr>
        <w:pStyle w:val="Heading3"/>
        <w:numPr>
          <w:ilvl w:val="2"/>
          <w:numId w:val="31"/>
        </w:numPr>
        <w:rPr>
          <w:rStyle w:val="q4iawc"/>
          <w:rFonts w:ascii="Times New Roman" w:hAnsi="Times New Roman"/>
          <w:sz w:val="26"/>
          <w:szCs w:val="26"/>
        </w:rPr>
      </w:pPr>
      <w:bookmarkStart w:id="34" w:name="_Toc109314452"/>
      <w:r>
        <w:rPr>
          <w:rStyle w:val="q4iawc"/>
          <w:rFonts w:ascii="Times New Roman" w:hAnsi="Times New Roman"/>
          <w:sz w:val="26"/>
          <w:szCs w:val="26"/>
        </w:rPr>
        <w:t>Timekeeping</w:t>
      </w:r>
      <w:r w:rsidR="002E1DAB">
        <w:rPr>
          <w:rStyle w:val="q4iawc"/>
          <w:rFonts w:ascii="Times New Roman" w:hAnsi="Times New Roman"/>
          <w:sz w:val="26"/>
          <w:szCs w:val="26"/>
        </w:rPr>
        <w:t xml:space="preserve"> Screen</w:t>
      </w:r>
      <w:bookmarkEnd w:id="34"/>
    </w:p>
    <w:p w14:paraId="03D6591C" w14:textId="6FFAB9CD" w:rsidR="00873D86" w:rsidRDefault="00682682" w:rsidP="003C5EA7">
      <w:pPr>
        <w:keepNext/>
        <w:ind w:left="0"/>
        <w:jc w:val="both"/>
      </w:pPr>
      <w:r>
        <w:rPr>
          <w:noProof/>
          <w:snapToGrid/>
        </w:rPr>
        <w:drawing>
          <wp:inline distT="0" distB="0" distL="0" distR="0" wp14:anchorId="00B6E357" wp14:editId="51250350">
            <wp:extent cx="360045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keeping_screen.jpg"/>
                    <pic:cNvPicPr/>
                  </pic:nvPicPr>
                  <pic:blipFill>
                    <a:blip r:embed="rId13">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r w:rsidR="00873D86">
        <w:rPr>
          <w:noProof/>
          <w:snapToGrid/>
        </w:rPr>
        <w:t xml:space="preserve">          </w:t>
      </w:r>
    </w:p>
    <w:p w14:paraId="623BEF0E" w14:textId="77777777" w:rsidR="00873D86" w:rsidRPr="00873D86" w:rsidRDefault="00873D86" w:rsidP="00C851B9">
      <w:pPr>
        <w:jc w:val="both"/>
      </w:pPr>
    </w:p>
    <w:p w14:paraId="09F6C71B" w14:textId="77777777" w:rsidR="002E1DAB" w:rsidRDefault="002E1DAB" w:rsidP="00C851B9">
      <w:pPr>
        <w:jc w:val="both"/>
      </w:pPr>
      <w:r>
        <w:t>Screen description:</w:t>
      </w:r>
    </w:p>
    <w:tbl>
      <w:tblPr>
        <w:tblStyle w:val="TableGrid"/>
        <w:tblW w:w="9283" w:type="dxa"/>
        <w:tblInd w:w="493" w:type="dxa"/>
        <w:tblLook w:val="04A0" w:firstRow="1" w:lastRow="0" w:firstColumn="1" w:lastColumn="0" w:noHBand="0" w:noVBand="1"/>
      </w:tblPr>
      <w:tblGrid>
        <w:gridCol w:w="1118"/>
        <w:gridCol w:w="1349"/>
        <w:gridCol w:w="1252"/>
        <w:gridCol w:w="1180"/>
        <w:gridCol w:w="1318"/>
        <w:gridCol w:w="1250"/>
        <w:gridCol w:w="1816"/>
      </w:tblGrid>
      <w:tr w:rsidR="002E1DAB" w:rsidRPr="00C51F00" w14:paraId="63207D23" w14:textId="77777777" w:rsidTr="002E1DAB">
        <w:tc>
          <w:tcPr>
            <w:tcW w:w="1118" w:type="dxa"/>
          </w:tcPr>
          <w:p w14:paraId="5B411C1E" w14:textId="77777777" w:rsidR="002E1DAB" w:rsidRPr="00C51F00" w:rsidRDefault="002E1DAB" w:rsidP="00C851B9">
            <w:pPr>
              <w:ind w:left="0"/>
              <w:jc w:val="both"/>
              <w:rPr>
                <w:sz w:val="22"/>
                <w:szCs w:val="22"/>
              </w:rPr>
            </w:pPr>
            <w:r w:rsidRPr="00C51F00">
              <w:rPr>
                <w:sz w:val="22"/>
                <w:szCs w:val="22"/>
              </w:rPr>
              <w:t>#</w:t>
            </w:r>
          </w:p>
        </w:tc>
        <w:tc>
          <w:tcPr>
            <w:tcW w:w="1349" w:type="dxa"/>
          </w:tcPr>
          <w:p w14:paraId="6BE09C67" w14:textId="77777777" w:rsidR="002E1DAB" w:rsidRPr="00C51F00" w:rsidRDefault="002E1DAB" w:rsidP="00C851B9">
            <w:pPr>
              <w:ind w:left="0"/>
              <w:jc w:val="both"/>
              <w:rPr>
                <w:sz w:val="22"/>
                <w:szCs w:val="22"/>
              </w:rPr>
            </w:pPr>
            <w:r w:rsidRPr="00C51F00">
              <w:rPr>
                <w:sz w:val="22"/>
                <w:szCs w:val="22"/>
              </w:rPr>
              <w:t>Name</w:t>
            </w:r>
          </w:p>
        </w:tc>
        <w:tc>
          <w:tcPr>
            <w:tcW w:w="1252" w:type="dxa"/>
          </w:tcPr>
          <w:p w14:paraId="22DD1375" w14:textId="77777777" w:rsidR="002E1DAB" w:rsidRPr="00C51F00" w:rsidRDefault="002E1DAB" w:rsidP="00C851B9">
            <w:pPr>
              <w:ind w:left="0"/>
              <w:jc w:val="both"/>
              <w:rPr>
                <w:sz w:val="22"/>
                <w:szCs w:val="22"/>
              </w:rPr>
            </w:pPr>
            <w:r w:rsidRPr="00C51F00">
              <w:rPr>
                <w:sz w:val="22"/>
                <w:szCs w:val="22"/>
              </w:rPr>
              <w:t>Control Type</w:t>
            </w:r>
          </w:p>
        </w:tc>
        <w:tc>
          <w:tcPr>
            <w:tcW w:w="1180" w:type="dxa"/>
          </w:tcPr>
          <w:p w14:paraId="164022AF" w14:textId="77777777" w:rsidR="002E1DAB" w:rsidRPr="00C51F00" w:rsidRDefault="002E1DAB" w:rsidP="00C851B9">
            <w:pPr>
              <w:ind w:left="0"/>
              <w:jc w:val="both"/>
              <w:rPr>
                <w:sz w:val="22"/>
                <w:szCs w:val="22"/>
              </w:rPr>
            </w:pPr>
            <w:r w:rsidRPr="00C51F00">
              <w:rPr>
                <w:sz w:val="22"/>
                <w:szCs w:val="22"/>
              </w:rPr>
              <w:t>Edit</w:t>
            </w:r>
          </w:p>
        </w:tc>
        <w:tc>
          <w:tcPr>
            <w:tcW w:w="1318" w:type="dxa"/>
          </w:tcPr>
          <w:p w14:paraId="357F4960" w14:textId="77777777" w:rsidR="002E1DAB" w:rsidRPr="00C51F00" w:rsidRDefault="002E1DAB" w:rsidP="00C851B9">
            <w:pPr>
              <w:ind w:left="0"/>
              <w:jc w:val="both"/>
              <w:rPr>
                <w:sz w:val="22"/>
                <w:szCs w:val="22"/>
              </w:rPr>
            </w:pPr>
            <w:r w:rsidRPr="00C51F00">
              <w:rPr>
                <w:sz w:val="22"/>
                <w:szCs w:val="22"/>
              </w:rPr>
              <w:t>Obligatory</w:t>
            </w:r>
          </w:p>
        </w:tc>
        <w:tc>
          <w:tcPr>
            <w:tcW w:w="1250" w:type="dxa"/>
          </w:tcPr>
          <w:p w14:paraId="6F2EAB62" w14:textId="77777777" w:rsidR="002E1DAB" w:rsidRPr="00C51F00" w:rsidRDefault="002E1DAB" w:rsidP="00C851B9">
            <w:pPr>
              <w:ind w:left="0"/>
              <w:jc w:val="both"/>
              <w:rPr>
                <w:sz w:val="22"/>
                <w:szCs w:val="22"/>
              </w:rPr>
            </w:pPr>
            <w:r w:rsidRPr="00C51F00">
              <w:rPr>
                <w:sz w:val="22"/>
                <w:szCs w:val="22"/>
              </w:rPr>
              <w:t>Default Value</w:t>
            </w:r>
          </w:p>
        </w:tc>
        <w:tc>
          <w:tcPr>
            <w:tcW w:w="1816" w:type="dxa"/>
          </w:tcPr>
          <w:p w14:paraId="6C71C1B0" w14:textId="77777777" w:rsidR="002E1DAB" w:rsidRPr="00C51F00" w:rsidRDefault="002E1DAB" w:rsidP="00C851B9">
            <w:pPr>
              <w:ind w:left="0"/>
              <w:jc w:val="both"/>
              <w:rPr>
                <w:sz w:val="22"/>
                <w:szCs w:val="22"/>
              </w:rPr>
            </w:pPr>
            <w:r w:rsidRPr="00C51F00">
              <w:rPr>
                <w:sz w:val="22"/>
                <w:szCs w:val="22"/>
              </w:rPr>
              <w:t>Description</w:t>
            </w:r>
          </w:p>
        </w:tc>
      </w:tr>
      <w:tr w:rsidR="002E1DAB" w:rsidRPr="00C51F00" w14:paraId="68700ACC" w14:textId="77777777" w:rsidTr="002E1DAB">
        <w:trPr>
          <w:trHeight w:val="995"/>
        </w:trPr>
        <w:tc>
          <w:tcPr>
            <w:tcW w:w="1118" w:type="dxa"/>
          </w:tcPr>
          <w:p w14:paraId="706D9FD2" w14:textId="77777777" w:rsidR="002E1DAB" w:rsidRPr="00C51F00" w:rsidRDefault="002E1DAB" w:rsidP="00C851B9">
            <w:pPr>
              <w:ind w:left="0"/>
              <w:jc w:val="both"/>
              <w:rPr>
                <w:sz w:val="22"/>
                <w:szCs w:val="22"/>
              </w:rPr>
            </w:pPr>
            <w:r w:rsidRPr="00C51F00">
              <w:rPr>
                <w:sz w:val="22"/>
                <w:szCs w:val="22"/>
              </w:rPr>
              <w:t>1</w:t>
            </w:r>
          </w:p>
        </w:tc>
        <w:tc>
          <w:tcPr>
            <w:tcW w:w="1349" w:type="dxa"/>
          </w:tcPr>
          <w:p w14:paraId="38994203" w14:textId="29939569" w:rsidR="002E1DAB" w:rsidRPr="00C51F00" w:rsidRDefault="003C5EA7" w:rsidP="00C851B9">
            <w:pPr>
              <w:ind w:left="0"/>
              <w:jc w:val="both"/>
              <w:rPr>
                <w:sz w:val="22"/>
                <w:szCs w:val="22"/>
              </w:rPr>
            </w:pPr>
            <w:r>
              <w:rPr>
                <w:sz w:val="22"/>
                <w:szCs w:val="22"/>
              </w:rPr>
              <w:t>Date</w:t>
            </w:r>
          </w:p>
        </w:tc>
        <w:tc>
          <w:tcPr>
            <w:tcW w:w="1252" w:type="dxa"/>
          </w:tcPr>
          <w:p w14:paraId="6A863757" w14:textId="77777777" w:rsidR="002E1DAB" w:rsidRPr="00C51F00" w:rsidRDefault="002E1DAB" w:rsidP="00C851B9">
            <w:pPr>
              <w:ind w:left="0"/>
              <w:jc w:val="both"/>
              <w:rPr>
                <w:sz w:val="22"/>
                <w:szCs w:val="22"/>
              </w:rPr>
            </w:pPr>
            <w:proofErr w:type="spellStart"/>
            <w:r w:rsidRPr="00C51F00">
              <w:rPr>
                <w:sz w:val="22"/>
                <w:szCs w:val="22"/>
              </w:rPr>
              <w:t>Textfield</w:t>
            </w:r>
            <w:proofErr w:type="spellEnd"/>
          </w:p>
        </w:tc>
        <w:tc>
          <w:tcPr>
            <w:tcW w:w="1180" w:type="dxa"/>
          </w:tcPr>
          <w:p w14:paraId="3A060509" w14:textId="77777777" w:rsidR="002E1DAB" w:rsidRPr="00C51F00" w:rsidRDefault="002E1DAB" w:rsidP="00C851B9">
            <w:pPr>
              <w:ind w:left="0"/>
              <w:jc w:val="both"/>
              <w:rPr>
                <w:sz w:val="22"/>
                <w:szCs w:val="22"/>
              </w:rPr>
            </w:pPr>
            <w:r w:rsidRPr="00C51F00">
              <w:rPr>
                <w:sz w:val="22"/>
                <w:szCs w:val="22"/>
              </w:rPr>
              <w:t>Yes</w:t>
            </w:r>
          </w:p>
        </w:tc>
        <w:tc>
          <w:tcPr>
            <w:tcW w:w="1318" w:type="dxa"/>
          </w:tcPr>
          <w:p w14:paraId="13FBEA7C" w14:textId="77777777" w:rsidR="002E1DAB" w:rsidRPr="00C51F00" w:rsidRDefault="002E1DAB" w:rsidP="00C851B9">
            <w:pPr>
              <w:ind w:left="0"/>
              <w:jc w:val="both"/>
              <w:rPr>
                <w:sz w:val="22"/>
                <w:szCs w:val="22"/>
              </w:rPr>
            </w:pPr>
            <w:r w:rsidRPr="00C51F00">
              <w:rPr>
                <w:sz w:val="22"/>
                <w:szCs w:val="22"/>
              </w:rPr>
              <w:t>Yes</w:t>
            </w:r>
          </w:p>
        </w:tc>
        <w:tc>
          <w:tcPr>
            <w:tcW w:w="1250" w:type="dxa"/>
          </w:tcPr>
          <w:p w14:paraId="425F6413" w14:textId="0D655912" w:rsidR="002E1DAB" w:rsidRPr="00C51F00" w:rsidRDefault="002E1DAB" w:rsidP="00C851B9">
            <w:pPr>
              <w:ind w:left="0"/>
              <w:jc w:val="both"/>
              <w:rPr>
                <w:sz w:val="22"/>
                <w:szCs w:val="22"/>
              </w:rPr>
            </w:pPr>
            <w:r w:rsidRPr="00C51F00">
              <w:rPr>
                <w:sz w:val="22"/>
                <w:szCs w:val="22"/>
              </w:rPr>
              <w:t>50 characters</w:t>
            </w:r>
          </w:p>
        </w:tc>
        <w:tc>
          <w:tcPr>
            <w:tcW w:w="1816" w:type="dxa"/>
          </w:tcPr>
          <w:p w14:paraId="608EFC40" w14:textId="67AB719A" w:rsidR="002E1DAB" w:rsidRPr="00C51F00" w:rsidRDefault="002E1DAB" w:rsidP="00C851B9">
            <w:pPr>
              <w:ind w:left="0"/>
              <w:jc w:val="both"/>
              <w:rPr>
                <w:sz w:val="22"/>
                <w:szCs w:val="22"/>
              </w:rPr>
            </w:pPr>
            <w:r w:rsidRPr="00C51F00">
              <w:rPr>
                <w:sz w:val="22"/>
                <w:szCs w:val="22"/>
              </w:rPr>
              <w:t>Requi</w:t>
            </w:r>
            <w:r w:rsidR="00502454">
              <w:rPr>
                <w:sz w:val="22"/>
                <w:szCs w:val="22"/>
              </w:rPr>
              <w:t xml:space="preserve">red value below </w:t>
            </w:r>
            <w:r w:rsidRPr="00C51F00">
              <w:rPr>
                <w:sz w:val="22"/>
                <w:szCs w:val="22"/>
              </w:rPr>
              <w:t>50 characters</w:t>
            </w:r>
          </w:p>
        </w:tc>
      </w:tr>
      <w:tr w:rsidR="002E1DAB" w:rsidRPr="00C51F00" w14:paraId="4A6B9CE4" w14:textId="77777777" w:rsidTr="002E1DAB">
        <w:tc>
          <w:tcPr>
            <w:tcW w:w="1118" w:type="dxa"/>
          </w:tcPr>
          <w:p w14:paraId="2D5B355D" w14:textId="77777777" w:rsidR="002E1DAB" w:rsidRPr="00C51F00" w:rsidRDefault="002E1DAB" w:rsidP="00C851B9">
            <w:pPr>
              <w:ind w:left="0"/>
              <w:jc w:val="both"/>
              <w:rPr>
                <w:sz w:val="22"/>
                <w:szCs w:val="22"/>
              </w:rPr>
            </w:pPr>
            <w:r w:rsidRPr="00C51F00">
              <w:rPr>
                <w:sz w:val="22"/>
                <w:szCs w:val="22"/>
              </w:rPr>
              <w:t>2</w:t>
            </w:r>
          </w:p>
        </w:tc>
        <w:tc>
          <w:tcPr>
            <w:tcW w:w="1349" w:type="dxa"/>
          </w:tcPr>
          <w:p w14:paraId="1F1AF0ED" w14:textId="21CBCD65" w:rsidR="002E1DAB" w:rsidRPr="00C51F00" w:rsidRDefault="003C5EA7" w:rsidP="00C851B9">
            <w:pPr>
              <w:ind w:left="0"/>
              <w:jc w:val="both"/>
              <w:rPr>
                <w:sz w:val="22"/>
                <w:szCs w:val="22"/>
              </w:rPr>
            </w:pPr>
            <w:r>
              <w:rPr>
                <w:sz w:val="22"/>
                <w:szCs w:val="22"/>
              </w:rPr>
              <w:t>Edit</w:t>
            </w:r>
          </w:p>
        </w:tc>
        <w:tc>
          <w:tcPr>
            <w:tcW w:w="1252" w:type="dxa"/>
          </w:tcPr>
          <w:p w14:paraId="67997A27" w14:textId="014F4093" w:rsidR="002E1DAB" w:rsidRPr="00C51F00" w:rsidRDefault="00502454" w:rsidP="00C851B9">
            <w:pPr>
              <w:ind w:left="0"/>
              <w:jc w:val="both"/>
              <w:rPr>
                <w:sz w:val="22"/>
                <w:szCs w:val="22"/>
              </w:rPr>
            </w:pPr>
            <w:r>
              <w:rPr>
                <w:sz w:val="22"/>
                <w:szCs w:val="22"/>
              </w:rPr>
              <w:t>Button</w:t>
            </w:r>
          </w:p>
        </w:tc>
        <w:tc>
          <w:tcPr>
            <w:tcW w:w="1180" w:type="dxa"/>
          </w:tcPr>
          <w:p w14:paraId="05F02401" w14:textId="77777777" w:rsidR="002E1DAB" w:rsidRPr="00C51F00" w:rsidRDefault="002E1DAB" w:rsidP="00C851B9">
            <w:pPr>
              <w:ind w:left="0"/>
              <w:jc w:val="both"/>
              <w:rPr>
                <w:sz w:val="22"/>
                <w:szCs w:val="22"/>
              </w:rPr>
            </w:pPr>
            <w:r w:rsidRPr="00C51F00">
              <w:rPr>
                <w:sz w:val="22"/>
                <w:szCs w:val="22"/>
              </w:rPr>
              <w:t>Yes</w:t>
            </w:r>
          </w:p>
        </w:tc>
        <w:tc>
          <w:tcPr>
            <w:tcW w:w="1318" w:type="dxa"/>
          </w:tcPr>
          <w:p w14:paraId="68A1FB2D" w14:textId="77777777" w:rsidR="002E1DAB" w:rsidRPr="00C51F00" w:rsidRDefault="002E1DAB" w:rsidP="00C851B9">
            <w:pPr>
              <w:ind w:left="0"/>
              <w:jc w:val="both"/>
              <w:rPr>
                <w:sz w:val="22"/>
                <w:szCs w:val="22"/>
              </w:rPr>
            </w:pPr>
            <w:r w:rsidRPr="00C51F00">
              <w:rPr>
                <w:sz w:val="22"/>
                <w:szCs w:val="22"/>
              </w:rPr>
              <w:t>Yes</w:t>
            </w:r>
          </w:p>
        </w:tc>
        <w:tc>
          <w:tcPr>
            <w:tcW w:w="1250" w:type="dxa"/>
          </w:tcPr>
          <w:p w14:paraId="292DCBC2" w14:textId="7ACF949D" w:rsidR="002E1DAB" w:rsidRPr="00C51F00" w:rsidRDefault="00502454" w:rsidP="00C851B9">
            <w:pPr>
              <w:ind w:left="0"/>
              <w:jc w:val="both"/>
              <w:rPr>
                <w:sz w:val="22"/>
                <w:szCs w:val="22"/>
              </w:rPr>
            </w:pPr>
            <w:r>
              <w:rPr>
                <w:sz w:val="22"/>
                <w:szCs w:val="22"/>
              </w:rPr>
              <w:t>N/A</w:t>
            </w:r>
          </w:p>
        </w:tc>
        <w:tc>
          <w:tcPr>
            <w:tcW w:w="1816" w:type="dxa"/>
          </w:tcPr>
          <w:p w14:paraId="5CEEA638" w14:textId="57A04248" w:rsidR="002E1DAB" w:rsidRPr="00C51F00" w:rsidRDefault="00502454" w:rsidP="00C851B9">
            <w:pPr>
              <w:ind w:left="0"/>
              <w:jc w:val="both"/>
              <w:rPr>
                <w:sz w:val="22"/>
                <w:szCs w:val="22"/>
              </w:rPr>
            </w:pPr>
            <w:r>
              <w:rPr>
                <w:sz w:val="22"/>
                <w:szCs w:val="22"/>
              </w:rPr>
              <w:t>When user press this button, system will navigate to the edit timekeeping page</w:t>
            </w:r>
          </w:p>
        </w:tc>
      </w:tr>
      <w:tr w:rsidR="002E1DAB" w:rsidRPr="00C51F00" w14:paraId="1517CD33" w14:textId="77777777" w:rsidTr="002E1DAB">
        <w:tc>
          <w:tcPr>
            <w:tcW w:w="1118" w:type="dxa"/>
          </w:tcPr>
          <w:p w14:paraId="1D6EBBE9" w14:textId="77777777" w:rsidR="002E1DAB" w:rsidRPr="00C51F00" w:rsidRDefault="002E1DAB" w:rsidP="00C851B9">
            <w:pPr>
              <w:ind w:left="0"/>
              <w:jc w:val="both"/>
              <w:rPr>
                <w:sz w:val="22"/>
                <w:szCs w:val="22"/>
              </w:rPr>
            </w:pPr>
            <w:r w:rsidRPr="00C51F00">
              <w:rPr>
                <w:sz w:val="22"/>
                <w:szCs w:val="22"/>
              </w:rPr>
              <w:t>3</w:t>
            </w:r>
          </w:p>
        </w:tc>
        <w:tc>
          <w:tcPr>
            <w:tcW w:w="1349" w:type="dxa"/>
          </w:tcPr>
          <w:p w14:paraId="3C2B8E65" w14:textId="14729E84" w:rsidR="002E1DAB" w:rsidRPr="00C51F00" w:rsidRDefault="003C5EA7" w:rsidP="00C851B9">
            <w:pPr>
              <w:ind w:left="0"/>
              <w:jc w:val="both"/>
              <w:rPr>
                <w:sz w:val="22"/>
                <w:szCs w:val="22"/>
              </w:rPr>
            </w:pPr>
            <w:r>
              <w:rPr>
                <w:sz w:val="22"/>
                <w:szCs w:val="22"/>
              </w:rPr>
              <w:t>Add</w:t>
            </w:r>
          </w:p>
        </w:tc>
        <w:tc>
          <w:tcPr>
            <w:tcW w:w="1252" w:type="dxa"/>
          </w:tcPr>
          <w:p w14:paraId="6E028DBC" w14:textId="77777777" w:rsidR="002E1DAB" w:rsidRPr="00C51F00" w:rsidRDefault="002E1DAB" w:rsidP="00C851B9">
            <w:pPr>
              <w:ind w:left="0"/>
              <w:jc w:val="both"/>
              <w:rPr>
                <w:sz w:val="22"/>
                <w:szCs w:val="22"/>
              </w:rPr>
            </w:pPr>
            <w:r w:rsidRPr="00C51F00">
              <w:rPr>
                <w:sz w:val="22"/>
                <w:szCs w:val="22"/>
              </w:rPr>
              <w:t>Button</w:t>
            </w:r>
          </w:p>
        </w:tc>
        <w:tc>
          <w:tcPr>
            <w:tcW w:w="1180" w:type="dxa"/>
          </w:tcPr>
          <w:p w14:paraId="7304455A" w14:textId="77777777" w:rsidR="002E1DAB" w:rsidRPr="00C51F00" w:rsidRDefault="002E1DAB" w:rsidP="00C851B9">
            <w:pPr>
              <w:ind w:left="0"/>
              <w:jc w:val="both"/>
              <w:rPr>
                <w:sz w:val="22"/>
                <w:szCs w:val="22"/>
              </w:rPr>
            </w:pPr>
            <w:r w:rsidRPr="00C51F00">
              <w:rPr>
                <w:sz w:val="22"/>
                <w:szCs w:val="22"/>
              </w:rPr>
              <w:t>No</w:t>
            </w:r>
          </w:p>
        </w:tc>
        <w:tc>
          <w:tcPr>
            <w:tcW w:w="1318" w:type="dxa"/>
          </w:tcPr>
          <w:p w14:paraId="05E588CE" w14:textId="77777777" w:rsidR="002E1DAB" w:rsidRPr="00C51F00" w:rsidRDefault="002E1DAB" w:rsidP="00C851B9">
            <w:pPr>
              <w:ind w:left="0"/>
              <w:jc w:val="both"/>
              <w:rPr>
                <w:sz w:val="22"/>
                <w:szCs w:val="22"/>
              </w:rPr>
            </w:pPr>
            <w:r w:rsidRPr="00C51F00">
              <w:rPr>
                <w:sz w:val="22"/>
                <w:szCs w:val="22"/>
              </w:rPr>
              <w:t>Yes</w:t>
            </w:r>
          </w:p>
        </w:tc>
        <w:tc>
          <w:tcPr>
            <w:tcW w:w="1250" w:type="dxa"/>
          </w:tcPr>
          <w:p w14:paraId="51BE0B18" w14:textId="77777777" w:rsidR="002E1DAB" w:rsidRPr="00C51F00" w:rsidRDefault="002E1DAB" w:rsidP="00C851B9">
            <w:pPr>
              <w:ind w:left="0"/>
              <w:jc w:val="both"/>
              <w:rPr>
                <w:sz w:val="22"/>
                <w:szCs w:val="22"/>
              </w:rPr>
            </w:pPr>
            <w:r w:rsidRPr="00C51F00">
              <w:rPr>
                <w:sz w:val="22"/>
                <w:szCs w:val="22"/>
              </w:rPr>
              <w:t>N/A</w:t>
            </w:r>
          </w:p>
        </w:tc>
        <w:tc>
          <w:tcPr>
            <w:tcW w:w="1816" w:type="dxa"/>
          </w:tcPr>
          <w:p w14:paraId="02BC83C5" w14:textId="321164C3" w:rsidR="002E1DAB" w:rsidRPr="00C51F00" w:rsidRDefault="00502454" w:rsidP="00C851B9">
            <w:pPr>
              <w:ind w:left="0"/>
              <w:jc w:val="both"/>
              <w:rPr>
                <w:sz w:val="22"/>
                <w:szCs w:val="22"/>
              </w:rPr>
            </w:pPr>
            <w:r>
              <w:rPr>
                <w:sz w:val="22"/>
                <w:szCs w:val="22"/>
              </w:rPr>
              <w:t xml:space="preserve">When user press this button, </w:t>
            </w:r>
            <w:r>
              <w:rPr>
                <w:sz w:val="22"/>
                <w:szCs w:val="22"/>
              </w:rPr>
              <w:lastRenderedPageBreak/>
              <w:t>system will navigate to the add timekeeping page</w:t>
            </w:r>
          </w:p>
        </w:tc>
      </w:tr>
      <w:tr w:rsidR="002E1DAB" w:rsidRPr="00C51F00" w14:paraId="6E793671" w14:textId="77777777" w:rsidTr="002E1DAB">
        <w:tc>
          <w:tcPr>
            <w:tcW w:w="1118" w:type="dxa"/>
          </w:tcPr>
          <w:p w14:paraId="4D27CC96" w14:textId="77777777" w:rsidR="002E1DAB" w:rsidRPr="00C51F00" w:rsidRDefault="002E1DAB" w:rsidP="00C851B9">
            <w:pPr>
              <w:ind w:left="0"/>
              <w:jc w:val="both"/>
              <w:rPr>
                <w:sz w:val="22"/>
                <w:szCs w:val="22"/>
              </w:rPr>
            </w:pPr>
            <w:r w:rsidRPr="00C51F00">
              <w:rPr>
                <w:sz w:val="22"/>
                <w:szCs w:val="22"/>
              </w:rPr>
              <w:lastRenderedPageBreak/>
              <w:t>4</w:t>
            </w:r>
          </w:p>
        </w:tc>
        <w:tc>
          <w:tcPr>
            <w:tcW w:w="1349" w:type="dxa"/>
          </w:tcPr>
          <w:p w14:paraId="0AE063AC" w14:textId="03E01801" w:rsidR="002E1DAB" w:rsidRPr="00C51F00" w:rsidRDefault="003C5EA7" w:rsidP="00C851B9">
            <w:pPr>
              <w:ind w:left="0"/>
              <w:jc w:val="both"/>
              <w:rPr>
                <w:sz w:val="22"/>
                <w:szCs w:val="22"/>
              </w:rPr>
            </w:pPr>
            <w:r>
              <w:rPr>
                <w:sz w:val="22"/>
                <w:szCs w:val="22"/>
              </w:rPr>
              <w:t>In</w:t>
            </w:r>
          </w:p>
        </w:tc>
        <w:tc>
          <w:tcPr>
            <w:tcW w:w="1252" w:type="dxa"/>
          </w:tcPr>
          <w:p w14:paraId="5D5C7468" w14:textId="77777777" w:rsidR="002E1DAB" w:rsidRPr="00C51F00" w:rsidRDefault="002E1DAB" w:rsidP="00C851B9">
            <w:pPr>
              <w:ind w:left="0"/>
              <w:jc w:val="both"/>
              <w:rPr>
                <w:sz w:val="22"/>
                <w:szCs w:val="22"/>
              </w:rPr>
            </w:pPr>
            <w:r w:rsidRPr="00C51F00">
              <w:rPr>
                <w:sz w:val="22"/>
                <w:szCs w:val="22"/>
              </w:rPr>
              <w:t>Button</w:t>
            </w:r>
          </w:p>
        </w:tc>
        <w:tc>
          <w:tcPr>
            <w:tcW w:w="1180" w:type="dxa"/>
          </w:tcPr>
          <w:p w14:paraId="3EEA9917" w14:textId="77777777" w:rsidR="002E1DAB" w:rsidRPr="00C51F00" w:rsidRDefault="002E1DAB" w:rsidP="00C851B9">
            <w:pPr>
              <w:ind w:left="0"/>
              <w:jc w:val="both"/>
              <w:rPr>
                <w:sz w:val="22"/>
                <w:szCs w:val="22"/>
              </w:rPr>
            </w:pPr>
            <w:r w:rsidRPr="00C51F00">
              <w:rPr>
                <w:sz w:val="22"/>
                <w:szCs w:val="22"/>
              </w:rPr>
              <w:t>No</w:t>
            </w:r>
          </w:p>
        </w:tc>
        <w:tc>
          <w:tcPr>
            <w:tcW w:w="1318" w:type="dxa"/>
          </w:tcPr>
          <w:p w14:paraId="48FFE2FE" w14:textId="77777777" w:rsidR="002E1DAB" w:rsidRPr="00C51F00" w:rsidRDefault="002E1DAB" w:rsidP="00C851B9">
            <w:pPr>
              <w:ind w:left="0"/>
              <w:jc w:val="both"/>
              <w:rPr>
                <w:sz w:val="22"/>
                <w:szCs w:val="22"/>
              </w:rPr>
            </w:pPr>
            <w:r w:rsidRPr="00C51F00">
              <w:rPr>
                <w:sz w:val="22"/>
                <w:szCs w:val="22"/>
              </w:rPr>
              <w:t>Yes</w:t>
            </w:r>
          </w:p>
        </w:tc>
        <w:tc>
          <w:tcPr>
            <w:tcW w:w="1250" w:type="dxa"/>
          </w:tcPr>
          <w:p w14:paraId="1BB409BC" w14:textId="77777777" w:rsidR="002E1DAB" w:rsidRPr="00C51F00" w:rsidRDefault="002E1DAB" w:rsidP="00C851B9">
            <w:pPr>
              <w:ind w:left="0"/>
              <w:jc w:val="both"/>
              <w:rPr>
                <w:sz w:val="22"/>
                <w:szCs w:val="22"/>
              </w:rPr>
            </w:pPr>
            <w:r w:rsidRPr="00C51F00">
              <w:rPr>
                <w:sz w:val="22"/>
                <w:szCs w:val="22"/>
              </w:rPr>
              <w:t>N/A</w:t>
            </w:r>
          </w:p>
        </w:tc>
        <w:tc>
          <w:tcPr>
            <w:tcW w:w="1816" w:type="dxa"/>
          </w:tcPr>
          <w:p w14:paraId="64E63481" w14:textId="47696201" w:rsidR="002E1DAB" w:rsidRPr="00C51F00" w:rsidRDefault="007707C4" w:rsidP="00C851B9">
            <w:pPr>
              <w:ind w:left="0"/>
              <w:jc w:val="both"/>
              <w:rPr>
                <w:sz w:val="22"/>
                <w:szCs w:val="22"/>
              </w:rPr>
            </w:pPr>
            <w:r>
              <w:rPr>
                <w:sz w:val="22"/>
                <w:szCs w:val="22"/>
              </w:rPr>
              <w:t>System show the time employees has timekeeping when they come to the company</w:t>
            </w:r>
          </w:p>
        </w:tc>
      </w:tr>
      <w:tr w:rsidR="002E1DAB" w:rsidRPr="00C51F00" w14:paraId="3CB85559" w14:textId="77777777" w:rsidTr="002E1DAB">
        <w:tc>
          <w:tcPr>
            <w:tcW w:w="1118" w:type="dxa"/>
          </w:tcPr>
          <w:p w14:paraId="3B2A7760" w14:textId="77777777" w:rsidR="002E1DAB" w:rsidRPr="00C51F00" w:rsidRDefault="002E1DAB" w:rsidP="00C851B9">
            <w:pPr>
              <w:ind w:left="0"/>
              <w:jc w:val="both"/>
              <w:rPr>
                <w:sz w:val="22"/>
                <w:szCs w:val="22"/>
              </w:rPr>
            </w:pPr>
            <w:r w:rsidRPr="00C51F00">
              <w:rPr>
                <w:sz w:val="22"/>
                <w:szCs w:val="22"/>
              </w:rPr>
              <w:t>5</w:t>
            </w:r>
          </w:p>
        </w:tc>
        <w:tc>
          <w:tcPr>
            <w:tcW w:w="1349" w:type="dxa"/>
          </w:tcPr>
          <w:p w14:paraId="67326E1F" w14:textId="2DFF653B" w:rsidR="002E1DAB" w:rsidRPr="00C51F00" w:rsidRDefault="003C5EA7" w:rsidP="00C851B9">
            <w:pPr>
              <w:ind w:left="0"/>
              <w:jc w:val="both"/>
              <w:rPr>
                <w:sz w:val="22"/>
                <w:szCs w:val="22"/>
              </w:rPr>
            </w:pPr>
            <w:r>
              <w:rPr>
                <w:sz w:val="22"/>
                <w:szCs w:val="22"/>
              </w:rPr>
              <w:t>Out</w:t>
            </w:r>
          </w:p>
        </w:tc>
        <w:tc>
          <w:tcPr>
            <w:tcW w:w="1252" w:type="dxa"/>
          </w:tcPr>
          <w:p w14:paraId="14B789B6" w14:textId="77777777" w:rsidR="002E1DAB" w:rsidRPr="00C51F00" w:rsidRDefault="002E1DAB" w:rsidP="00C851B9">
            <w:pPr>
              <w:ind w:left="0"/>
              <w:jc w:val="both"/>
              <w:rPr>
                <w:sz w:val="22"/>
                <w:szCs w:val="22"/>
              </w:rPr>
            </w:pPr>
            <w:r w:rsidRPr="00C51F00">
              <w:rPr>
                <w:sz w:val="22"/>
                <w:szCs w:val="22"/>
              </w:rPr>
              <w:t>Button</w:t>
            </w:r>
          </w:p>
        </w:tc>
        <w:tc>
          <w:tcPr>
            <w:tcW w:w="1180" w:type="dxa"/>
          </w:tcPr>
          <w:p w14:paraId="602AB48D" w14:textId="77777777" w:rsidR="002E1DAB" w:rsidRPr="00C51F00" w:rsidRDefault="002E1DAB" w:rsidP="00C851B9">
            <w:pPr>
              <w:ind w:left="0"/>
              <w:jc w:val="both"/>
              <w:rPr>
                <w:sz w:val="22"/>
                <w:szCs w:val="22"/>
              </w:rPr>
            </w:pPr>
            <w:r w:rsidRPr="00C51F00">
              <w:rPr>
                <w:sz w:val="22"/>
                <w:szCs w:val="22"/>
              </w:rPr>
              <w:t>No</w:t>
            </w:r>
          </w:p>
        </w:tc>
        <w:tc>
          <w:tcPr>
            <w:tcW w:w="1318" w:type="dxa"/>
          </w:tcPr>
          <w:p w14:paraId="615D7038" w14:textId="77777777" w:rsidR="002E1DAB" w:rsidRPr="00C51F00" w:rsidRDefault="002E1DAB" w:rsidP="00C851B9">
            <w:pPr>
              <w:ind w:left="0"/>
              <w:jc w:val="both"/>
              <w:rPr>
                <w:sz w:val="22"/>
                <w:szCs w:val="22"/>
              </w:rPr>
            </w:pPr>
            <w:r w:rsidRPr="00C51F00">
              <w:rPr>
                <w:sz w:val="22"/>
                <w:szCs w:val="22"/>
              </w:rPr>
              <w:t>Yes</w:t>
            </w:r>
          </w:p>
        </w:tc>
        <w:tc>
          <w:tcPr>
            <w:tcW w:w="1250" w:type="dxa"/>
          </w:tcPr>
          <w:p w14:paraId="58A6FCDE" w14:textId="77777777" w:rsidR="002E1DAB" w:rsidRPr="00C51F00" w:rsidRDefault="002E1DAB" w:rsidP="00C851B9">
            <w:pPr>
              <w:ind w:left="0"/>
              <w:jc w:val="both"/>
              <w:rPr>
                <w:sz w:val="22"/>
                <w:szCs w:val="22"/>
              </w:rPr>
            </w:pPr>
            <w:r w:rsidRPr="00C51F00">
              <w:rPr>
                <w:sz w:val="22"/>
                <w:szCs w:val="22"/>
              </w:rPr>
              <w:t>N/A</w:t>
            </w:r>
          </w:p>
        </w:tc>
        <w:tc>
          <w:tcPr>
            <w:tcW w:w="1816" w:type="dxa"/>
          </w:tcPr>
          <w:p w14:paraId="193FB967" w14:textId="3DA81CE1" w:rsidR="002E1DAB" w:rsidRPr="00C51F00" w:rsidRDefault="007707C4" w:rsidP="00C851B9">
            <w:pPr>
              <w:ind w:left="0"/>
              <w:jc w:val="both"/>
              <w:rPr>
                <w:sz w:val="22"/>
                <w:szCs w:val="22"/>
              </w:rPr>
            </w:pPr>
            <w:r>
              <w:rPr>
                <w:sz w:val="22"/>
                <w:szCs w:val="22"/>
              </w:rPr>
              <w:t>System show the time employees has timekeeping when they leave the company</w:t>
            </w:r>
          </w:p>
        </w:tc>
      </w:tr>
    </w:tbl>
    <w:p w14:paraId="06AF0244" w14:textId="77777777" w:rsidR="002E1DAB" w:rsidRPr="007149D7" w:rsidRDefault="002E1DAB" w:rsidP="00C851B9">
      <w:pPr>
        <w:ind w:left="0"/>
        <w:jc w:val="both"/>
      </w:pPr>
    </w:p>
    <w:p w14:paraId="02F69065" w14:textId="77777777" w:rsidR="002E1DAB" w:rsidRDefault="002E1DAB" w:rsidP="00C851B9">
      <w:pPr>
        <w:pStyle w:val="Heading3"/>
        <w:numPr>
          <w:ilvl w:val="2"/>
          <w:numId w:val="31"/>
        </w:numPr>
        <w:rPr>
          <w:rStyle w:val="q4iawc"/>
          <w:rFonts w:ascii="Times New Roman" w:hAnsi="Times New Roman"/>
          <w:sz w:val="26"/>
          <w:szCs w:val="26"/>
          <w:lang w:val="en"/>
        </w:rPr>
      </w:pPr>
      <w:bookmarkStart w:id="35" w:name="_Toc109314453"/>
      <w:r>
        <w:rPr>
          <w:rStyle w:val="q4iawc"/>
          <w:rFonts w:ascii="Times New Roman" w:hAnsi="Times New Roman"/>
          <w:sz w:val="26"/>
          <w:szCs w:val="26"/>
          <w:lang w:val="en"/>
        </w:rPr>
        <w:lastRenderedPageBreak/>
        <w:t>Business Flow Chart</w:t>
      </w:r>
      <w:bookmarkEnd w:id="35"/>
    </w:p>
    <w:p w14:paraId="0B1B9E88" w14:textId="77777777" w:rsidR="00873D86" w:rsidRDefault="00873D86" w:rsidP="00C851B9">
      <w:pPr>
        <w:keepNext/>
        <w:jc w:val="both"/>
      </w:pPr>
      <w:r>
        <w:rPr>
          <w:noProof/>
          <w:snapToGrid/>
        </w:rPr>
        <w:lastRenderedPageBreak/>
        <w:drawing>
          <wp:inline distT="0" distB="0" distL="0" distR="0" wp14:anchorId="46526AE3" wp14:editId="5DFE374C">
            <wp:extent cx="5941695" cy="86296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euDoLuong_Timekeeping_User.png"/>
                    <pic:cNvPicPr/>
                  </pic:nvPicPr>
                  <pic:blipFill>
                    <a:blip r:embed="rId14">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480E342E" w14:textId="5EF226FE" w:rsidR="002E1DAB" w:rsidRPr="003C5EA7" w:rsidRDefault="00873D86" w:rsidP="003C5EA7">
      <w:pPr>
        <w:pStyle w:val="Caption"/>
        <w:jc w:val="center"/>
        <w:rPr>
          <w:rFonts w:ascii="Times New Roman" w:hAnsi="Times New Roman"/>
          <w:i/>
          <w:szCs w:val="24"/>
        </w:rPr>
      </w:pPr>
      <w:r w:rsidRPr="003C5EA7">
        <w:rPr>
          <w:rFonts w:ascii="Times New Roman" w:hAnsi="Times New Roman"/>
          <w:i/>
          <w:szCs w:val="24"/>
        </w:rPr>
        <w:lastRenderedPageBreak/>
        <w:t>Business Flow Chart Timekeeping as User</w:t>
      </w:r>
    </w:p>
    <w:p w14:paraId="68F2FC3B" w14:textId="77777777" w:rsidR="00BB6479" w:rsidRDefault="00BB6479" w:rsidP="00C851B9">
      <w:pPr>
        <w:keepNext/>
        <w:jc w:val="both"/>
      </w:pPr>
      <w:r>
        <w:rPr>
          <w:noProof/>
          <w:snapToGrid/>
        </w:rPr>
        <w:lastRenderedPageBreak/>
        <w:drawing>
          <wp:inline distT="0" distB="0" distL="0" distR="0" wp14:anchorId="659010CC" wp14:editId="6F1DCD0A">
            <wp:extent cx="5941695" cy="86296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uDoLuong_Timekeeping_User(HR).png"/>
                    <pic:cNvPicPr/>
                  </pic:nvPicPr>
                  <pic:blipFill>
                    <a:blip r:embed="rId15">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0ACEC18F" w14:textId="573E45DF" w:rsidR="00BB6479" w:rsidRPr="00496EBF" w:rsidRDefault="00BB6479" w:rsidP="00496EBF">
      <w:pPr>
        <w:pStyle w:val="Caption"/>
        <w:jc w:val="center"/>
        <w:rPr>
          <w:rFonts w:ascii="Times New Roman" w:hAnsi="Times New Roman"/>
          <w:i/>
          <w:szCs w:val="24"/>
        </w:rPr>
      </w:pPr>
      <w:r w:rsidRPr="00496EBF">
        <w:rPr>
          <w:rFonts w:ascii="Times New Roman" w:hAnsi="Times New Roman"/>
          <w:i/>
          <w:szCs w:val="24"/>
        </w:rPr>
        <w:lastRenderedPageBreak/>
        <w:t>Business Flow Chart Timekeeping as HR</w:t>
      </w:r>
    </w:p>
    <w:p w14:paraId="173588A3" w14:textId="77777777" w:rsidR="00873D86" w:rsidRDefault="00873D86" w:rsidP="00C851B9">
      <w:pPr>
        <w:keepNext/>
        <w:jc w:val="both"/>
      </w:pPr>
      <w:r>
        <w:rPr>
          <w:noProof/>
          <w:snapToGrid/>
        </w:rPr>
        <w:lastRenderedPageBreak/>
        <w:drawing>
          <wp:inline distT="0" distB="0" distL="0" distR="0" wp14:anchorId="0D62E784" wp14:editId="77B346BB">
            <wp:extent cx="5941695" cy="8629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euDoLuong_Timekeeping_Admin.png"/>
                    <pic:cNvPicPr/>
                  </pic:nvPicPr>
                  <pic:blipFill>
                    <a:blip r:embed="rId16">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6993D940" w14:textId="5D6119D8" w:rsidR="00873D86" w:rsidRPr="00496EBF" w:rsidRDefault="00873D86" w:rsidP="00496EBF">
      <w:pPr>
        <w:pStyle w:val="Caption"/>
        <w:jc w:val="center"/>
        <w:rPr>
          <w:rFonts w:ascii="Times New Roman" w:hAnsi="Times New Roman"/>
          <w:i/>
          <w:szCs w:val="24"/>
        </w:rPr>
      </w:pPr>
      <w:r w:rsidRPr="00496EBF">
        <w:rPr>
          <w:rFonts w:ascii="Times New Roman" w:hAnsi="Times New Roman"/>
          <w:i/>
          <w:szCs w:val="24"/>
        </w:rPr>
        <w:lastRenderedPageBreak/>
        <w:t>Business Flow Chart Timekeeping as Admin</w:t>
      </w:r>
    </w:p>
    <w:p w14:paraId="63F4991C" w14:textId="3D1532B2" w:rsidR="002E1DAB" w:rsidRDefault="002E1DAB" w:rsidP="00C851B9">
      <w:pPr>
        <w:pStyle w:val="Heading3"/>
        <w:numPr>
          <w:ilvl w:val="2"/>
          <w:numId w:val="31"/>
        </w:numPr>
        <w:rPr>
          <w:rStyle w:val="q4iawc"/>
          <w:rFonts w:ascii="Times New Roman" w:hAnsi="Times New Roman"/>
          <w:sz w:val="26"/>
          <w:szCs w:val="26"/>
          <w:lang w:val="en"/>
        </w:rPr>
      </w:pPr>
      <w:bookmarkStart w:id="36" w:name="_Toc109314454"/>
      <w:r>
        <w:rPr>
          <w:rStyle w:val="q4iawc"/>
          <w:rFonts w:ascii="Times New Roman" w:hAnsi="Times New Roman"/>
          <w:sz w:val="26"/>
          <w:szCs w:val="26"/>
          <w:lang w:val="en"/>
        </w:rPr>
        <w:t>Detail description of the business flow</w:t>
      </w:r>
      <w:bookmarkEnd w:id="36"/>
    </w:p>
    <w:p w14:paraId="7146BE4A" w14:textId="07E3A04B" w:rsidR="00BB6479" w:rsidRDefault="00BB6479" w:rsidP="00C851B9">
      <w:pPr>
        <w:pStyle w:val="ListParagraph"/>
        <w:numPr>
          <w:ilvl w:val="0"/>
          <w:numId w:val="32"/>
        </w:numPr>
        <w:jc w:val="both"/>
        <w:rPr>
          <w:lang w:val="en"/>
        </w:rPr>
      </w:pPr>
      <w:r w:rsidRPr="00BB6479">
        <w:rPr>
          <w:lang w:val="en"/>
        </w:rPr>
        <w:t>As User</w:t>
      </w:r>
      <w:r>
        <w:rPr>
          <w:lang w:val="en"/>
        </w:rPr>
        <w:tab/>
      </w:r>
    </w:p>
    <w:p w14:paraId="428903D6" w14:textId="5BA9BFEB" w:rsidR="00BB6479" w:rsidRPr="00BB6479" w:rsidRDefault="00BB6479" w:rsidP="00C851B9">
      <w:pPr>
        <w:ind w:left="0"/>
        <w:jc w:val="both"/>
        <w:rPr>
          <w:lang w:val="en"/>
        </w:rPr>
      </w:pPr>
      <w:r>
        <w:rPr>
          <w:lang w:val="en"/>
        </w:rPr>
        <w:t>- I</w:t>
      </w:r>
      <w:r w:rsidR="00841549">
        <w:rPr>
          <w:lang w:val="en"/>
        </w:rPr>
        <w:t>nd</w:t>
      </w:r>
      <w:r>
        <w:rPr>
          <w:lang w:val="en"/>
        </w:rPr>
        <w:t xml:space="preserve">ex: </w:t>
      </w:r>
    </w:p>
    <w:p w14:paraId="4DF0D834" w14:textId="33EE37F8" w:rsidR="00BB6479" w:rsidRDefault="00BB6479" w:rsidP="00C851B9">
      <w:pPr>
        <w:ind w:left="0"/>
        <w:jc w:val="both"/>
        <w:rPr>
          <w:lang w:val="en"/>
        </w:rPr>
      </w:pPr>
      <w:r>
        <w:rPr>
          <w:lang w:val="en"/>
        </w:rPr>
        <w:t>Step 1: User login website</w:t>
      </w:r>
    </w:p>
    <w:p w14:paraId="54E5EEBF" w14:textId="137F0DDE" w:rsidR="00BB6479" w:rsidRDefault="00BB6479" w:rsidP="00C851B9">
      <w:pPr>
        <w:ind w:left="0"/>
        <w:jc w:val="both"/>
        <w:rPr>
          <w:lang w:val="en"/>
        </w:rPr>
      </w:pPr>
      <w:r>
        <w:rPr>
          <w:lang w:val="en"/>
        </w:rPr>
        <w:t>Step 2: User go to the Timekeeping page</w:t>
      </w:r>
    </w:p>
    <w:p w14:paraId="188DC6C3" w14:textId="1AAC0AAE" w:rsidR="00BB6479" w:rsidRPr="00C51F00" w:rsidRDefault="00BB6479" w:rsidP="00C851B9">
      <w:pPr>
        <w:ind w:left="0"/>
        <w:jc w:val="both"/>
        <w:rPr>
          <w:sz w:val="26"/>
          <w:szCs w:val="26"/>
          <w:lang w:val="en"/>
        </w:rPr>
      </w:pPr>
      <w:r>
        <w:rPr>
          <w:lang w:val="en"/>
        </w:rPr>
        <w:t xml:space="preserve">Step 3: </w:t>
      </w:r>
      <w:r w:rsidRPr="00C51F00">
        <w:rPr>
          <w:sz w:val="26"/>
          <w:szCs w:val="26"/>
          <w:lang w:val="en"/>
        </w:rPr>
        <w:t xml:space="preserve">System executes a query to get all the </w:t>
      </w:r>
      <w:r>
        <w:rPr>
          <w:sz w:val="26"/>
          <w:szCs w:val="26"/>
          <w:lang w:val="en"/>
        </w:rPr>
        <w:t xml:space="preserve">timekeeping information of </w:t>
      </w:r>
      <w:r w:rsidR="00E0616B">
        <w:rPr>
          <w:sz w:val="26"/>
          <w:szCs w:val="26"/>
          <w:lang w:val="en"/>
        </w:rPr>
        <w:t xml:space="preserve">all </w:t>
      </w:r>
      <w:r>
        <w:rPr>
          <w:sz w:val="26"/>
          <w:szCs w:val="26"/>
          <w:lang w:val="en"/>
        </w:rPr>
        <w:t>user</w:t>
      </w:r>
      <w:r w:rsidRPr="00C51F00">
        <w:rPr>
          <w:sz w:val="26"/>
          <w:szCs w:val="26"/>
          <w:lang w:val="en"/>
        </w:rPr>
        <w:t xml:space="preserve"> and show it on the page</w:t>
      </w:r>
    </w:p>
    <w:p w14:paraId="2BCC3CA4" w14:textId="77777777" w:rsidR="00BB6479" w:rsidRPr="00C51F00" w:rsidRDefault="00BB6479" w:rsidP="00C851B9">
      <w:pPr>
        <w:ind w:left="0"/>
        <w:jc w:val="both"/>
        <w:rPr>
          <w:sz w:val="26"/>
          <w:szCs w:val="26"/>
          <w:lang w:val="en"/>
        </w:rPr>
      </w:pPr>
      <w:r w:rsidRPr="00C51F00">
        <w:rPr>
          <w:sz w:val="26"/>
          <w:szCs w:val="26"/>
          <w:lang w:val="en"/>
        </w:rPr>
        <w:t xml:space="preserve">- Create: </w:t>
      </w:r>
    </w:p>
    <w:p w14:paraId="553F2F27" w14:textId="6686090F" w:rsidR="00BB6479" w:rsidRPr="00C51F00" w:rsidRDefault="00BB6479" w:rsidP="00C851B9">
      <w:pPr>
        <w:ind w:left="0"/>
        <w:jc w:val="both"/>
        <w:rPr>
          <w:sz w:val="26"/>
          <w:szCs w:val="26"/>
          <w:lang w:val="en"/>
        </w:rPr>
      </w:pPr>
      <w:r>
        <w:rPr>
          <w:sz w:val="26"/>
          <w:szCs w:val="26"/>
          <w:lang w:val="en"/>
        </w:rPr>
        <w:t xml:space="preserve">Step 1: User </w:t>
      </w:r>
      <w:r w:rsidRPr="00C51F00">
        <w:rPr>
          <w:sz w:val="26"/>
          <w:szCs w:val="26"/>
          <w:lang w:val="en"/>
        </w:rPr>
        <w:t>click on Add button, sys</w:t>
      </w:r>
      <w:r>
        <w:rPr>
          <w:sz w:val="26"/>
          <w:szCs w:val="26"/>
          <w:lang w:val="en"/>
        </w:rPr>
        <w:t>tem will navigate to Add timekeeping</w:t>
      </w:r>
      <w:r w:rsidRPr="00C51F00">
        <w:rPr>
          <w:sz w:val="26"/>
          <w:szCs w:val="26"/>
          <w:lang w:val="en"/>
        </w:rPr>
        <w:t xml:space="preserve"> page</w:t>
      </w:r>
    </w:p>
    <w:p w14:paraId="7400C142" w14:textId="28DBA7CA" w:rsidR="00BB6479" w:rsidRPr="00C51F00" w:rsidRDefault="00BB6479" w:rsidP="00C851B9">
      <w:pPr>
        <w:ind w:left="0"/>
        <w:jc w:val="both"/>
        <w:rPr>
          <w:sz w:val="26"/>
          <w:szCs w:val="26"/>
          <w:lang w:val="en"/>
        </w:rPr>
      </w:pPr>
      <w:r w:rsidRPr="00C51F00">
        <w:rPr>
          <w:sz w:val="26"/>
          <w:szCs w:val="26"/>
          <w:lang w:val="en"/>
        </w:rPr>
        <w:t xml:space="preserve">Step 2: </w:t>
      </w:r>
      <w:r>
        <w:rPr>
          <w:sz w:val="26"/>
          <w:szCs w:val="26"/>
          <w:lang w:val="en"/>
        </w:rPr>
        <w:t>User input values in timekeeping</w:t>
      </w:r>
      <w:r w:rsidRPr="00C51F00">
        <w:rPr>
          <w:sz w:val="26"/>
          <w:szCs w:val="26"/>
          <w:lang w:val="en"/>
        </w:rPr>
        <w:t xml:space="preserve"> name field</w:t>
      </w:r>
    </w:p>
    <w:p w14:paraId="5C02F5DD" w14:textId="06248FD4" w:rsidR="00BB6479" w:rsidRPr="00C51F00" w:rsidRDefault="00BB6479" w:rsidP="00C851B9">
      <w:pPr>
        <w:ind w:left="0"/>
        <w:jc w:val="both"/>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003A5A0D">
        <w:rPr>
          <w:sz w:val="26"/>
          <w:szCs w:val="26"/>
          <w:lang w:val="en"/>
        </w:rPr>
        <w:t>,</w:t>
      </w:r>
      <w:r w:rsidRPr="00C51F00">
        <w:rPr>
          <w:sz w:val="26"/>
          <w:szCs w:val="26"/>
          <w:lang w:val="en"/>
        </w:rPr>
        <w:t>then</w:t>
      </w:r>
      <w:proofErr w:type="spellEnd"/>
      <w:proofErr w:type="gramEnd"/>
      <w:r w:rsidRPr="00C51F00">
        <w:rPr>
          <w:sz w:val="26"/>
          <w:szCs w:val="26"/>
          <w:lang w:val="en"/>
        </w:rPr>
        <w:t xml:space="preserve"> move to the next step</w:t>
      </w:r>
    </w:p>
    <w:p w14:paraId="789F06E8" w14:textId="76CFB471" w:rsidR="00BB6479" w:rsidRPr="00C51F00" w:rsidRDefault="00BB6479" w:rsidP="00C851B9">
      <w:pPr>
        <w:ind w:left="0"/>
        <w:jc w:val="both"/>
        <w:rPr>
          <w:sz w:val="26"/>
          <w:szCs w:val="26"/>
          <w:lang w:val="en"/>
        </w:rPr>
      </w:pPr>
      <w:r w:rsidRPr="00C51F00">
        <w:rPr>
          <w:sz w:val="26"/>
          <w:szCs w:val="26"/>
          <w:lang w:val="en"/>
        </w:rPr>
        <w:t>Step 4: System perform insert n</w:t>
      </w:r>
      <w:r>
        <w:rPr>
          <w:sz w:val="26"/>
          <w:szCs w:val="26"/>
          <w:lang w:val="en"/>
        </w:rPr>
        <w:t>ew timekeeping</w:t>
      </w:r>
    </w:p>
    <w:p w14:paraId="07D8FA81" w14:textId="77777777" w:rsidR="00BB6479" w:rsidRPr="00C51F00" w:rsidRDefault="00BB6479" w:rsidP="00C851B9">
      <w:pPr>
        <w:ind w:left="0"/>
        <w:jc w:val="both"/>
        <w:rPr>
          <w:sz w:val="26"/>
          <w:szCs w:val="26"/>
          <w:lang w:val="en"/>
        </w:rPr>
      </w:pPr>
      <w:r w:rsidRPr="00C51F00">
        <w:rPr>
          <w:sz w:val="26"/>
          <w:szCs w:val="26"/>
          <w:lang w:val="en"/>
        </w:rPr>
        <w:t>Step 5: System show a message on the screen</w:t>
      </w:r>
    </w:p>
    <w:p w14:paraId="0C43BA1E" w14:textId="5A9F3A33" w:rsidR="00BB6479" w:rsidRPr="00BB6479" w:rsidRDefault="00BB6479" w:rsidP="00C851B9">
      <w:pPr>
        <w:ind w:left="0"/>
        <w:jc w:val="both"/>
        <w:rPr>
          <w:sz w:val="26"/>
          <w:szCs w:val="26"/>
          <w:lang w:val="en"/>
        </w:rPr>
      </w:pPr>
      <w:r w:rsidRPr="00C51F00">
        <w:rPr>
          <w:sz w:val="26"/>
          <w:szCs w:val="26"/>
          <w:lang w:val="en"/>
        </w:rPr>
        <w:t>Step 6: Back to index page</w:t>
      </w:r>
    </w:p>
    <w:p w14:paraId="08C49EA8" w14:textId="01E49E19" w:rsidR="00BB6479" w:rsidRDefault="00BB6479" w:rsidP="00C851B9">
      <w:pPr>
        <w:pStyle w:val="ListParagraph"/>
        <w:numPr>
          <w:ilvl w:val="0"/>
          <w:numId w:val="32"/>
        </w:numPr>
        <w:jc w:val="both"/>
        <w:rPr>
          <w:lang w:val="en"/>
        </w:rPr>
      </w:pPr>
      <w:r w:rsidRPr="00BB6479">
        <w:rPr>
          <w:lang w:val="en"/>
        </w:rPr>
        <w:t>As User role HR</w:t>
      </w:r>
    </w:p>
    <w:p w14:paraId="11CAA7B9" w14:textId="08E14DA1" w:rsidR="00BB6479" w:rsidRPr="00BB6479" w:rsidRDefault="00BB6479" w:rsidP="00C851B9">
      <w:pPr>
        <w:ind w:left="0"/>
        <w:jc w:val="both"/>
        <w:rPr>
          <w:lang w:val="en"/>
        </w:rPr>
      </w:pPr>
      <w:r w:rsidRPr="00BB6479">
        <w:rPr>
          <w:lang w:val="en"/>
        </w:rPr>
        <w:t>- I</w:t>
      </w:r>
      <w:r w:rsidR="00CE74B6">
        <w:rPr>
          <w:lang w:val="en"/>
        </w:rPr>
        <w:t>nd</w:t>
      </w:r>
      <w:r w:rsidRPr="00BB6479">
        <w:rPr>
          <w:lang w:val="en"/>
        </w:rPr>
        <w:t xml:space="preserve">ex: </w:t>
      </w:r>
    </w:p>
    <w:p w14:paraId="26911F8D" w14:textId="77777777" w:rsidR="00BB6479" w:rsidRPr="00BB6479" w:rsidRDefault="00BB6479" w:rsidP="00C851B9">
      <w:pPr>
        <w:ind w:left="0"/>
        <w:jc w:val="both"/>
        <w:rPr>
          <w:lang w:val="en"/>
        </w:rPr>
      </w:pPr>
      <w:r w:rsidRPr="00BB6479">
        <w:rPr>
          <w:lang w:val="en"/>
        </w:rPr>
        <w:t>Step 1: User login website</w:t>
      </w:r>
    </w:p>
    <w:p w14:paraId="287438AB" w14:textId="77777777" w:rsidR="00BB6479" w:rsidRPr="00BB6479" w:rsidRDefault="00BB6479" w:rsidP="00C851B9">
      <w:pPr>
        <w:ind w:left="0"/>
        <w:jc w:val="both"/>
        <w:rPr>
          <w:lang w:val="en"/>
        </w:rPr>
      </w:pPr>
      <w:r w:rsidRPr="00BB6479">
        <w:rPr>
          <w:lang w:val="en"/>
        </w:rPr>
        <w:t>Step 2: User go to the Timekeeping page</w:t>
      </w:r>
    </w:p>
    <w:p w14:paraId="0DAEC6CD" w14:textId="77777777" w:rsidR="00BB6479" w:rsidRPr="00BB6479" w:rsidRDefault="00BB6479" w:rsidP="00C851B9">
      <w:pPr>
        <w:ind w:left="0"/>
        <w:jc w:val="both"/>
        <w:rPr>
          <w:sz w:val="26"/>
          <w:szCs w:val="26"/>
          <w:lang w:val="en"/>
        </w:rPr>
      </w:pPr>
      <w:r w:rsidRPr="00BB6479">
        <w:rPr>
          <w:lang w:val="en"/>
        </w:rPr>
        <w:t xml:space="preserve">Step 3: </w:t>
      </w:r>
      <w:r w:rsidRPr="00BB6479">
        <w:rPr>
          <w:sz w:val="26"/>
          <w:szCs w:val="26"/>
          <w:lang w:val="en"/>
        </w:rPr>
        <w:t>System executes a query to get all the timekeeping information of that user and show it on the page</w:t>
      </w:r>
    </w:p>
    <w:p w14:paraId="050D4F50" w14:textId="77777777" w:rsidR="00BB6479" w:rsidRPr="00BB6479" w:rsidRDefault="00BB6479" w:rsidP="00C851B9">
      <w:pPr>
        <w:ind w:left="0"/>
        <w:jc w:val="both"/>
        <w:rPr>
          <w:sz w:val="26"/>
          <w:szCs w:val="26"/>
          <w:lang w:val="en"/>
        </w:rPr>
      </w:pPr>
      <w:r w:rsidRPr="00BB6479">
        <w:rPr>
          <w:sz w:val="26"/>
          <w:szCs w:val="26"/>
          <w:lang w:val="en"/>
        </w:rPr>
        <w:t xml:space="preserve">- Create: </w:t>
      </w:r>
    </w:p>
    <w:p w14:paraId="6AA86350" w14:textId="68CFAB66" w:rsidR="00BB6479" w:rsidRPr="00BB6479" w:rsidRDefault="00BB6479" w:rsidP="00C851B9">
      <w:pPr>
        <w:ind w:left="0"/>
        <w:jc w:val="both"/>
        <w:rPr>
          <w:sz w:val="26"/>
          <w:szCs w:val="26"/>
          <w:lang w:val="en"/>
        </w:rPr>
      </w:pPr>
      <w:r w:rsidRPr="00BB6479">
        <w:rPr>
          <w:sz w:val="26"/>
          <w:szCs w:val="26"/>
          <w:lang w:val="en"/>
        </w:rPr>
        <w:t>Step 1: User</w:t>
      </w:r>
      <w:r>
        <w:rPr>
          <w:sz w:val="26"/>
          <w:szCs w:val="26"/>
          <w:lang w:val="en"/>
        </w:rPr>
        <w:t xml:space="preserve"> (HR)</w:t>
      </w:r>
      <w:r w:rsidRPr="00BB6479">
        <w:rPr>
          <w:sz w:val="26"/>
          <w:szCs w:val="26"/>
          <w:lang w:val="en"/>
        </w:rPr>
        <w:t xml:space="preserve"> click on Add button, system will navigate to Add timekeeping page</w:t>
      </w:r>
    </w:p>
    <w:p w14:paraId="58F6D731" w14:textId="17AD09D9" w:rsidR="00BB6479" w:rsidRPr="00BB6479" w:rsidRDefault="00BB6479" w:rsidP="00C851B9">
      <w:pPr>
        <w:ind w:left="0"/>
        <w:jc w:val="both"/>
        <w:rPr>
          <w:sz w:val="26"/>
          <w:szCs w:val="26"/>
          <w:lang w:val="en"/>
        </w:rPr>
      </w:pPr>
      <w:r w:rsidRPr="00BB6479">
        <w:rPr>
          <w:sz w:val="26"/>
          <w:szCs w:val="26"/>
          <w:lang w:val="en"/>
        </w:rPr>
        <w:t xml:space="preserve">Step 2: User </w:t>
      </w:r>
      <w:r>
        <w:rPr>
          <w:sz w:val="26"/>
          <w:szCs w:val="26"/>
          <w:lang w:val="en"/>
        </w:rPr>
        <w:t xml:space="preserve">(HR) </w:t>
      </w:r>
      <w:r w:rsidRPr="00BB6479">
        <w:rPr>
          <w:sz w:val="26"/>
          <w:szCs w:val="26"/>
          <w:lang w:val="en"/>
        </w:rPr>
        <w:t>input values in timekeeping name field</w:t>
      </w:r>
    </w:p>
    <w:p w14:paraId="10AA588E" w14:textId="2728445D" w:rsidR="00BB6479" w:rsidRPr="00BB6479" w:rsidRDefault="00BB6479" w:rsidP="00C851B9">
      <w:pPr>
        <w:ind w:left="0"/>
        <w:jc w:val="both"/>
        <w:rPr>
          <w:sz w:val="26"/>
          <w:szCs w:val="26"/>
          <w:lang w:val="en"/>
        </w:rPr>
      </w:pPr>
      <w:r w:rsidRPr="00BB6479">
        <w:rPr>
          <w:sz w:val="26"/>
          <w:szCs w:val="26"/>
          <w:lang w:val="en"/>
        </w:rPr>
        <w:t xml:space="preserve">Step 3: System perform data validation, if the data is </w:t>
      </w:r>
      <w:proofErr w:type="spellStart"/>
      <w:r w:rsidRPr="00BB6479">
        <w:rPr>
          <w:sz w:val="26"/>
          <w:szCs w:val="26"/>
          <w:lang w:val="en"/>
        </w:rPr>
        <w:t>valid</w:t>
      </w:r>
      <w:proofErr w:type="gramStart"/>
      <w:r w:rsidR="00822687">
        <w:rPr>
          <w:sz w:val="26"/>
          <w:szCs w:val="26"/>
          <w:lang w:val="en"/>
        </w:rPr>
        <w:t>,</w:t>
      </w:r>
      <w:r w:rsidRPr="00BB6479">
        <w:rPr>
          <w:sz w:val="26"/>
          <w:szCs w:val="26"/>
          <w:lang w:val="en"/>
        </w:rPr>
        <w:t>then</w:t>
      </w:r>
      <w:proofErr w:type="spellEnd"/>
      <w:proofErr w:type="gramEnd"/>
      <w:r w:rsidRPr="00BB6479">
        <w:rPr>
          <w:sz w:val="26"/>
          <w:szCs w:val="26"/>
          <w:lang w:val="en"/>
        </w:rPr>
        <w:t xml:space="preserve"> move to the next step</w:t>
      </w:r>
    </w:p>
    <w:p w14:paraId="72140CAF" w14:textId="77777777" w:rsidR="00BB6479" w:rsidRPr="00BB6479" w:rsidRDefault="00BB6479" w:rsidP="00C851B9">
      <w:pPr>
        <w:ind w:left="0"/>
        <w:jc w:val="both"/>
        <w:rPr>
          <w:sz w:val="26"/>
          <w:szCs w:val="26"/>
          <w:lang w:val="en"/>
        </w:rPr>
      </w:pPr>
      <w:r w:rsidRPr="00BB6479">
        <w:rPr>
          <w:sz w:val="26"/>
          <w:szCs w:val="26"/>
          <w:lang w:val="en"/>
        </w:rPr>
        <w:lastRenderedPageBreak/>
        <w:t>Step 4: System perform insert new timekeeping</w:t>
      </w:r>
    </w:p>
    <w:p w14:paraId="06379242" w14:textId="77777777" w:rsidR="00BB6479" w:rsidRPr="00BB6479" w:rsidRDefault="00BB6479" w:rsidP="00C851B9">
      <w:pPr>
        <w:ind w:left="0"/>
        <w:jc w:val="both"/>
        <w:rPr>
          <w:sz w:val="26"/>
          <w:szCs w:val="26"/>
          <w:lang w:val="en"/>
        </w:rPr>
      </w:pPr>
      <w:r w:rsidRPr="00BB6479">
        <w:rPr>
          <w:sz w:val="26"/>
          <w:szCs w:val="26"/>
          <w:lang w:val="en"/>
        </w:rPr>
        <w:t>Step 5: System show a message on the screen</w:t>
      </w:r>
    </w:p>
    <w:p w14:paraId="1CF2AB0C" w14:textId="77777777" w:rsidR="00BB6479" w:rsidRPr="00BB6479" w:rsidRDefault="00BB6479" w:rsidP="00C851B9">
      <w:pPr>
        <w:ind w:left="0"/>
        <w:jc w:val="both"/>
        <w:rPr>
          <w:sz w:val="26"/>
          <w:szCs w:val="26"/>
          <w:lang w:val="en"/>
        </w:rPr>
      </w:pPr>
      <w:r w:rsidRPr="00BB6479">
        <w:rPr>
          <w:sz w:val="26"/>
          <w:szCs w:val="26"/>
          <w:lang w:val="en"/>
        </w:rPr>
        <w:t>Step 6: Back to index page</w:t>
      </w:r>
    </w:p>
    <w:p w14:paraId="6C90A126" w14:textId="77777777" w:rsidR="00BB6479" w:rsidRPr="00C51F00" w:rsidRDefault="00BB6479" w:rsidP="00C851B9">
      <w:pPr>
        <w:ind w:left="0"/>
        <w:jc w:val="both"/>
        <w:rPr>
          <w:sz w:val="26"/>
          <w:szCs w:val="26"/>
          <w:lang w:val="en"/>
        </w:rPr>
      </w:pPr>
      <w:r w:rsidRPr="00C51F00">
        <w:rPr>
          <w:sz w:val="26"/>
          <w:szCs w:val="26"/>
          <w:lang w:val="en"/>
        </w:rPr>
        <w:t>- Edit:</w:t>
      </w:r>
    </w:p>
    <w:p w14:paraId="0383202D" w14:textId="6B4A6234" w:rsidR="00BB6479" w:rsidRPr="00C51F00" w:rsidRDefault="00BB6479" w:rsidP="00C851B9">
      <w:pPr>
        <w:ind w:left="0"/>
        <w:jc w:val="both"/>
        <w:rPr>
          <w:sz w:val="26"/>
          <w:szCs w:val="26"/>
          <w:lang w:val="en"/>
        </w:rPr>
      </w:pPr>
      <w:r>
        <w:rPr>
          <w:sz w:val="26"/>
          <w:szCs w:val="26"/>
          <w:lang w:val="en"/>
        </w:rPr>
        <w:t>Step 1: User (HR)</w:t>
      </w:r>
      <w:r w:rsidRPr="00C51F00">
        <w:rPr>
          <w:sz w:val="26"/>
          <w:szCs w:val="26"/>
          <w:lang w:val="en"/>
        </w:rPr>
        <w:t xml:space="preserve"> click on Edit button on any </w:t>
      </w:r>
      <w:r>
        <w:rPr>
          <w:sz w:val="26"/>
          <w:szCs w:val="26"/>
          <w:lang w:val="en"/>
        </w:rPr>
        <w:t xml:space="preserve">timekeeping information of any user </w:t>
      </w:r>
      <w:r w:rsidRPr="00C51F00">
        <w:rPr>
          <w:sz w:val="26"/>
          <w:szCs w:val="26"/>
          <w:lang w:val="en"/>
        </w:rPr>
        <w:t xml:space="preserve">in the </w:t>
      </w:r>
      <w:r>
        <w:rPr>
          <w:sz w:val="26"/>
          <w:szCs w:val="26"/>
          <w:lang w:val="en"/>
        </w:rPr>
        <w:t>timekeeping</w:t>
      </w:r>
      <w:r w:rsidRPr="00C51F00">
        <w:rPr>
          <w:sz w:val="26"/>
          <w:szCs w:val="26"/>
          <w:lang w:val="en"/>
        </w:rPr>
        <w:t xml:space="preserve"> list (Index), system will navigate to edit </w:t>
      </w:r>
      <w:r>
        <w:rPr>
          <w:sz w:val="26"/>
          <w:szCs w:val="26"/>
          <w:lang w:val="en"/>
        </w:rPr>
        <w:t>timekeeping</w:t>
      </w:r>
      <w:r w:rsidRPr="00C51F00">
        <w:rPr>
          <w:sz w:val="26"/>
          <w:szCs w:val="26"/>
          <w:lang w:val="en"/>
        </w:rPr>
        <w:t xml:space="preserve"> page </w:t>
      </w:r>
    </w:p>
    <w:p w14:paraId="58760B14" w14:textId="5DBE658C" w:rsidR="00BB6479" w:rsidRPr="00C51F00" w:rsidRDefault="00BB6479" w:rsidP="00C851B9">
      <w:pPr>
        <w:ind w:left="0"/>
        <w:jc w:val="both"/>
        <w:rPr>
          <w:sz w:val="26"/>
          <w:szCs w:val="26"/>
          <w:lang w:val="en"/>
        </w:rPr>
      </w:pPr>
      <w:r w:rsidRPr="00C51F00">
        <w:rPr>
          <w:sz w:val="26"/>
          <w:szCs w:val="26"/>
          <w:lang w:val="en"/>
        </w:rPr>
        <w:t xml:space="preserve">Step 2: </w:t>
      </w:r>
      <w:r>
        <w:rPr>
          <w:sz w:val="26"/>
          <w:szCs w:val="26"/>
          <w:lang w:val="en"/>
        </w:rPr>
        <w:t>User (HR)</w:t>
      </w:r>
      <w:r w:rsidRPr="00C51F00">
        <w:rPr>
          <w:sz w:val="26"/>
          <w:szCs w:val="26"/>
          <w:lang w:val="en"/>
        </w:rPr>
        <w:t xml:space="preserve"> input values in </w:t>
      </w:r>
      <w:r>
        <w:rPr>
          <w:sz w:val="26"/>
          <w:szCs w:val="26"/>
          <w:lang w:val="en"/>
        </w:rPr>
        <w:t>timekeeping</w:t>
      </w:r>
      <w:r w:rsidRPr="00C51F00">
        <w:rPr>
          <w:sz w:val="26"/>
          <w:szCs w:val="26"/>
          <w:lang w:val="en"/>
        </w:rPr>
        <w:t xml:space="preserve"> name field</w:t>
      </w:r>
    </w:p>
    <w:p w14:paraId="4393E8F7" w14:textId="06030B73" w:rsidR="00BB6479" w:rsidRPr="00C51F00" w:rsidRDefault="00BB6479" w:rsidP="00C851B9">
      <w:pPr>
        <w:ind w:left="0"/>
        <w:jc w:val="both"/>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00822687">
        <w:rPr>
          <w:sz w:val="26"/>
          <w:szCs w:val="26"/>
          <w:lang w:val="en"/>
        </w:rPr>
        <w:t>,</w:t>
      </w:r>
      <w:r w:rsidRPr="00C51F00">
        <w:rPr>
          <w:sz w:val="26"/>
          <w:szCs w:val="26"/>
          <w:lang w:val="en"/>
        </w:rPr>
        <w:t>then</w:t>
      </w:r>
      <w:proofErr w:type="spellEnd"/>
      <w:proofErr w:type="gramEnd"/>
      <w:r w:rsidRPr="00C51F00">
        <w:rPr>
          <w:sz w:val="26"/>
          <w:szCs w:val="26"/>
          <w:lang w:val="en"/>
        </w:rPr>
        <w:t xml:space="preserve"> move to the next step</w:t>
      </w:r>
    </w:p>
    <w:p w14:paraId="1C5D1862" w14:textId="511264FB" w:rsidR="00BB6479" w:rsidRPr="00C51F00" w:rsidRDefault="00BB6479" w:rsidP="00C851B9">
      <w:pPr>
        <w:ind w:left="0"/>
        <w:jc w:val="both"/>
        <w:rPr>
          <w:sz w:val="26"/>
          <w:szCs w:val="26"/>
          <w:lang w:val="en"/>
        </w:rPr>
      </w:pPr>
      <w:r w:rsidRPr="00C51F00">
        <w:rPr>
          <w:sz w:val="26"/>
          <w:szCs w:val="26"/>
          <w:lang w:val="en"/>
        </w:rPr>
        <w:t>Step 4: System perform update new</w:t>
      </w:r>
      <w:r>
        <w:rPr>
          <w:sz w:val="26"/>
          <w:szCs w:val="26"/>
          <w:lang w:val="en"/>
        </w:rPr>
        <w:t xml:space="preserve"> timekeeping</w:t>
      </w:r>
      <w:r w:rsidRPr="00C51F00">
        <w:rPr>
          <w:sz w:val="26"/>
          <w:szCs w:val="26"/>
          <w:lang w:val="en"/>
        </w:rPr>
        <w:t xml:space="preserve"> name </w:t>
      </w:r>
    </w:p>
    <w:p w14:paraId="3A7D3A79" w14:textId="77777777" w:rsidR="00BB6479" w:rsidRPr="00C51F00" w:rsidRDefault="00BB6479" w:rsidP="00C851B9">
      <w:pPr>
        <w:ind w:left="0"/>
        <w:jc w:val="both"/>
        <w:rPr>
          <w:sz w:val="26"/>
          <w:szCs w:val="26"/>
          <w:lang w:val="en"/>
        </w:rPr>
      </w:pPr>
      <w:r w:rsidRPr="00C51F00">
        <w:rPr>
          <w:sz w:val="26"/>
          <w:szCs w:val="26"/>
          <w:lang w:val="en"/>
        </w:rPr>
        <w:t>Step 5: System show a message on the screen</w:t>
      </w:r>
    </w:p>
    <w:p w14:paraId="713909BF" w14:textId="77777777" w:rsidR="00BB6479" w:rsidRPr="00C51F00" w:rsidRDefault="00BB6479" w:rsidP="00C851B9">
      <w:pPr>
        <w:ind w:left="0"/>
        <w:jc w:val="both"/>
        <w:rPr>
          <w:sz w:val="26"/>
          <w:szCs w:val="26"/>
          <w:lang w:val="en"/>
        </w:rPr>
      </w:pPr>
      <w:r w:rsidRPr="00C51F00">
        <w:rPr>
          <w:sz w:val="26"/>
          <w:szCs w:val="26"/>
          <w:lang w:val="en"/>
        </w:rPr>
        <w:t>Step 6: Back to index page</w:t>
      </w:r>
    </w:p>
    <w:p w14:paraId="3437E3C4" w14:textId="77777777" w:rsidR="00BB6479" w:rsidRPr="00C51F00" w:rsidRDefault="00BB6479" w:rsidP="00C851B9">
      <w:pPr>
        <w:ind w:left="0"/>
        <w:jc w:val="both"/>
        <w:rPr>
          <w:sz w:val="26"/>
          <w:szCs w:val="26"/>
          <w:lang w:val="en"/>
        </w:rPr>
      </w:pPr>
      <w:r w:rsidRPr="00C51F00">
        <w:rPr>
          <w:sz w:val="26"/>
          <w:szCs w:val="26"/>
          <w:lang w:val="en"/>
        </w:rPr>
        <w:t>- Delete:</w:t>
      </w:r>
    </w:p>
    <w:p w14:paraId="5F29A7F3" w14:textId="3BD60CE0" w:rsidR="00BB6479" w:rsidRPr="00C51F00" w:rsidRDefault="00BB6479" w:rsidP="00C851B9">
      <w:pPr>
        <w:ind w:left="0"/>
        <w:jc w:val="both"/>
        <w:rPr>
          <w:sz w:val="26"/>
          <w:szCs w:val="26"/>
          <w:lang w:val="en"/>
        </w:rPr>
      </w:pPr>
      <w:r w:rsidRPr="00C51F00">
        <w:rPr>
          <w:sz w:val="26"/>
          <w:szCs w:val="26"/>
          <w:lang w:val="en"/>
        </w:rPr>
        <w:t xml:space="preserve">Step 1: </w:t>
      </w:r>
      <w:r>
        <w:rPr>
          <w:sz w:val="26"/>
          <w:szCs w:val="26"/>
          <w:lang w:val="en"/>
        </w:rPr>
        <w:t>User (HR)</w:t>
      </w:r>
      <w:r w:rsidRPr="00C51F00">
        <w:rPr>
          <w:sz w:val="26"/>
          <w:szCs w:val="26"/>
          <w:lang w:val="en"/>
        </w:rPr>
        <w:t xml:space="preserve">  click on Delete button on any </w:t>
      </w:r>
      <w:r>
        <w:rPr>
          <w:sz w:val="26"/>
          <w:szCs w:val="26"/>
          <w:lang w:val="en"/>
        </w:rPr>
        <w:t>timekeeping information of any user</w:t>
      </w:r>
      <w:r w:rsidRPr="00C51F00">
        <w:rPr>
          <w:sz w:val="26"/>
          <w:szCs w:val="26"/>
          <w:lang w:val="en"/>
        </w:rPr>
        <w:t xml:space="preserve"> in the </w:t>
      </w:r>
      <w:r>
        <w:rPr>
          <w:sz w:val="26"/>
          <w:szCs w:val="26"/>
          <w:lang w:val="en"/>
        </w:rPr>
        <w:t xml:space="preserve">timekeeping </w:t>
      </w:r>
      <w:r w:rsidRPr="00C51F00">
        <w:rPr>
          <w:sz w:val="26"/>
          <w:szCs w:val="26"/>
          <w:lang w:val="en"/>
        </w:rPr>
        <w:t xml:space="preserve">list (Index), system will show popup to confirm delete </w:t>
      </w:r>
      <w:r>
        <w:rPr>
          <w:sz w:val="26"/>
          <w:szCs w:val="26"/>
          <w:lang w:val="en"/>
        </w:rPr>
        <w:t>timekeeping information of that user</w:t>
      </w:r>
      <w:r w:rsidRPr="00C51F00">
        <w:rPr>
          <w:sz w:val="26"/>
          <w:szCs w:val="26"/>
          <w:lang w:val="en"/>
        </w:rPr>
        <w:t xml:space="preserve"> or not</w:t>
      </w:r>
    </w:p>
    <w:p w14:paraId="5C1CF5A2" w14:textId="77777777" w:rsidR="00BB6479" w:rsidRPr="00C51F00" w:rsidRDefault="00BB6479" w:rsidP="00C851B9">
      <w:pPr>
        <w:ind w:left="0"/>
        <w:jc w:val="both"/>
        <w:rPr>
          <w:sz w:val="26"/>
          <w:szCs w:val="26"/>
          <w:lang w:val="en"/>
        </w:rPr>
      </w:pPr>
      <w:r w:rsidRPr="00C51F00">
        <w:rPr>
          <w:sz w:val="26"/>
          <w:szCs w:val="26"/>
          <w:lang w:val="en"/>
        </w:rPr>
        <w:t xml:space="preserve">Step 2: </w:t>
      </w:r>
    </w:p>
    <w:p w14:paraId="5E083851" w14:textId="0C875256" w:rsidR="00BB6479" w:rsidRPr="00C51F00" w:rsidRDefault="00BB6479" w:rsidP="00C851B9">
      <w:pPr>
        <w:pStyle w:val="ListParagraph"/>
        <w:numPr>
          <w:ilvl w:val="0"/>
          <w:numId w:val="33"/>
        </w:numPr>
        <w:jc w:val="both"/>
        <w:rPr>
          <w:sz w:val="26"/>
          <w:szCs w:val="26"/>
          <w:lang w:val="en"/>
        </w:rPr>
      </w:pPr>
      <w:r w:rsidRPr="00C51F00">
        <w:rPr>
          <w:sz w:val="26"/>
          <w:szCs w:val="26"/>
          <w:lang w:val="en"/>
        </w:rPr>
        <w:t xml:space="preserve">If </w:t>
      </w:r>
      <w:r>
        <w:rPr>
          <w:sz w:val="26"/>
          <w:szCs w:val="26"/>
          <w:lang w:val="en"/>
        </w:rPr>
        <w:t>User (HR)</w:t>
      </w:r>
      <w:r w:rsidRPr="00C51F00">
        <w:rPr>
          <w:sz w:val="26"/>
          <w:szCs w:val="26"/>
          <w:lang w:val="en"/>
        </w:rPr>
        <w:t xml:space="preserve">  click on Accept, then move to Step 3</w:t>
      </w:r>
    </w:p>
    <w:p w14:paraId="7C656DEA" w14:textId="5126CBCB" w:rsidR="00BB6479" w:rsidRPr="00C51F00" w:rsidRDefault="00BB6479" w:rsidP="00C851B9">
      <w:pPr>
        <w:pStyle w:val="ListParagraph"/>
        <w:numPr>
          <w:ilvl w:val="0"/>
          <w:numId w:val="33"/>
        </w:numPr>
        <w:jc w:val="both"/>
        <w:rPr>
          <w:sz w:val="26"/>
          <w:szCs w:val="26"/>
          <w:lang w:val="en"/>
        </w:rPr>
      </w:pPr>
      <w:r w:rsidRPr="00C51F00">
        <w:rPr>
          <w:sz w:val="26"/>
          <w:szCs w:val="26"/>
          <w:lang w:val="en"/>
        </w:rPr>
        <w:t xml:space="preserve">If </w:t>
      </w:r>
      <w:r>
        <w:rPr>
          <w:sz w:val="26"/>
          <w:szCs w:val="26"/>
          <w:lang w:val="en"/>
        </w:rPr>
        <w:t>User (HR)</w:t>
      </w:r>
      <w:r w:rsidRPr="00C51F00">
        <w:rPr>
          <w:sz w:val="26"/>
          <w:szCs w:val="26"/>
          <w:lang w:val="en"/>
        </w:rPr>
        <w:t xml:space="preserve">   click on Deny , then move to Step 6</w:t>
      </w:r>
    </w:p>
    <w:p w14:paraId="5A3698D3" w14:textId="77777777" w:rsidR="00BB6479" w:rsidRPr="00C51F00" w:rsidRDefault="00BB6479" w:rsidP="00C851B9">
      <w:pPr>
        <w:ind w:left="0"/>
        <w:jc w:val="both"/>
        <w:rPr>
          <w:sz w:val="26"/>
          <w:szCs w:val="26"/>
          <w:lang w:val="en"/>
        </w:rPr>
      </w:pPr>
      <w:r w:rsidRPr="00C51F00">
        <w:rPr>
          <w:sz w:val="26"/>
          <w:szCs w:val="26"/>
          <w:lang w:val="en"/>
        </w:rPr>
        <w:t>Step 3: System perform data validation, if the data is valid, then move to the next step</w:t>
      </w:r>
    </w:p>
    <w:p w14:paraId="7B91C95D" w14:textId="77777777" w:rsidR="00BB6479" w:rsidRPr="00C51F00" w:rsidRDefault="00BB6479" w:rsidP="00C851B9">
      <w:pPr>
        <w:ind w:left="0"/>
        <w:jc w:val="both"/>
        <w:rPr>
          <w:sz w:val="26"/>
          <w:szCs w:val="26"/>
          <w:lang w:val="en"/>
        </w:rPr>
      </w:pPr>
      <w:r w:rsidRPr="00C51F00">
        <w:rPr>
          <w:sz w:val="26"/>
          <w:szCs w:val="26"/>
          <w:lang w:val="en"/>
        </w:rPr>
        <w:t>Step 4: System perform update field “Is deleted”</w:t>
      </w:r>
    </w:p>
    <w:p w14:paraId="22E6F883" w14:textId="31651FDF" w:rsidR="00BB6479" w:rsidRPr="00C51F00" w:rsidRDefault="00BB6479" w:rsidP="00C851B9">
      <w:pPr>
        <w:ind w:left="0"/>
        <w:jc w:val="both"/>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Pr>
          <w:sz w:val="26"/>
          <w:szCs w:val="26"/>
          <w:lang w:val="en"/>
        </w:rPr>
        <w:t>User</w:t>
      </w:r>
      <w:proofErr w:type="spellEnd"/>
      <w:r>
        <w:rPr>
          <w:sz w:val="26"/>
          <w:szCs w:val="26"/>
          <w:lang w:val="en"/>
        </w:rPr>
        <w:t xml:space="preserve"> information</w:t>
      </w:r>
      <w:r w:rsidRPr="00C51F00">
        <w:rPr>
          <w:sz w:val="26"/>
          <w:szCs w:val="26"/>
          <w:lang w:val="en"/>
        </w:rPr>
        <w:t xml:space="preserve"> has been deleted”</w:t>
      </w:r>
    </w:p>
    <w:p w14:paraId="3A91DDB8" w14:textId="04008870" w:rsidR="00BB6479" w:rsidRDefault="00BB6479" w:rsidP="00C851B9">
      <w:pPr>
        <w:ind w:left="0"/>
        <w:jc w:val="both"/>
        <w:rPr>
          <w:sz w:val="26"/>
          <w:szCs w:val="26"/>
          <w:lang w:val="en"/>
        </w:rPr>
      </w:pPr>
      <w:r w:rsidRPr="00C51F00">
        <w:rPr>
          <w:sz w:val="26"/>
          <w:szCs w:val="26"/>
          <w:lang w:val="en"/>
        </w:rPr>
        <w:t>Step 6: Back to index page</w:t>
      </w:r>
    </w:p>
    <w:p w14:paraId="27B4E3B8" w14:textId="15B87B5A" w:rsidR="00BB6479" w:rsidRDefault="00BB6479" w:rsidP="00C851B9">
      <w:pPr>
        <w:ind w:left="0"/>
        <w:jc w:val="both"/>
        <w:rPr>
          <w:sz w:val="26"/>
          <w:szCs w:val="26"/>
          <w:lang w:val="en"/>
        </w:rPr>
      </w:pPr>
      <w:r>
        <w:rPr>
          <w:sz w:val="26"/>
          <w:szCs w:val="26"/>
          <w:lang w:val="en"/>
        </w:rPr>
        <w:t xml:space="preserve">- </w:t>
      </w:r>
      <w:r w:rsidR="00CE74B6">
        <w:rPr>
          <w:sz w:val="26"/>
          <w:szCs w:val="26"/>
          <w:lang w:val="en"/>
        </w:rPr>
        <w:t>R</w:t>
      </w:r>
      <w:r>
        <w:rPr>
          <w:sz w:val="26"/>
          <w:szCs w:val="26"/>
          <w:lang w:val="en"/>
        </w:rPr>
        <w:t>equest OT</w:t>
      </w:r>
      <w:r w:rsidR="00CE74B6">
        <w:rPr>
          <w:sz w:val="26"/>
          <w:szCs w:val="26"/>
          <w:lang w:val="en"/>
        </w:rPr>
        <w:t xml:space="preserve"> function</w:t>
      </w:r>
      <w:r>
        <w:rPr>
          <w:sz w:val="26"/>
          <w:szCs w:val="26"/>
          <w:lang w:val="en"/>
        </w:rPr>
        <w:t>:</w:t>
      </w:r>
    </w:p>
    <w:p w14:paraId="779C009B" w14:textId="77777777" w:rsidR="00CE74B6" w:rsidRDefault="00BB6479" w:rsidP="00C851B9">
      <w:pPr>
        <w:ind w:left="0"/>
        <w:jc w:val="both"/>
        <w:rPr>
          <w:sz w:val="26"/>
          <w:szCs w:val="26"/>
          <w:lang w:val="en"/>
        </w:rPr>
      </w:pPr>
      <w:r>
        <w:rPr>
          <w:sz w:val="26"/>
          <w:szCs w:val="26"/>
          <w:lang w:val="en"/>
        </w:rPr>
        <w:t>Step 1: User request OT</w:t>
      </w:r>
    </w:p>
    <w:p w14:paraId="19C044EC" w14:textId="56CC685C" w:rsidR="00BB6479" w:rsidRPr="00BB6479" w:rsidRDefault="00CE74B6" w:rsidP="00C851B9">
      <w:pPr>
        <w:ind w:left="0"/>
        <w:jc w:val="both"/>
        <w:rPr>
          <w:sz w:val="26"/>
          <w:szCs w:val="26"/>
          <w:lang w:val="en"/>
        </w:rPr>
      </w:pPr>
      <w:r>
        <w:rPr>
          <w:sz w:val="26"/>
          <w:szCs w:val="26"/>
          <w:lang w:val="en"/>
        </w:rPr>
        <w:t xml:space="preserve">Step 2: System will send that request to User (HR). However, user (HR) can only view that </w:t>
      </w:r>
      <w:r>
        <w:rPr>
          <w:sz w:val="26"/>
          <w:szCs w:val="26"/>
          <w:lang w:val="en"/>
        </w:rPr>
        <w:lastRenderedPageBreak/>
        <w:t xml:space="preserve">request but </w:t>
      </w:r>
      <w:proofErr w:type="spellStart"/>
      <w:r>
        <w:rPr>
          <w:sz w:val="26"/>
          <w:szCs w:val="26"/>
          <w:lang w:val="en"/>
        </w:rPr>
        <w:t>can not</w:t>
      </w:r>
      <w:proofErr w:type="spellEnd"/>
      <w:r>
        <w:rPr>
          <w:sz w:val="26"/>
          <w:szCs w:val="26"/>
          <w:lang w:val="en"/>
        </w:rPr>
        <w:t xml:space="preserve"> approve/deny. User (HR) must send that request to Admin so Admin will decide to approve/deny that request. </w:t>
      </w:r>
    </w:p>
    <w:p w14:paraId="5E22829C" w14:textId="44E2D2AF" w:rsidR="00BB6479" w:rsidRDefault="00BB6479" w:rsidP="00C851B9">
      <w:pPr>
        <w:pStyle w:val="ListParagraph"/>
        <w:numPr>
          <w:ilvl w:val="0"/>
          <w:numId w:val="32"/>
        </w:numPr>
        <w:jc w:val="both"/>
        <w:rPr>
          <w:lang w:val="en"/>
        </w:rPr>
      </w:pPr>
      <w:r w:rsidRPr="00BB6479">
        <w:rPr>
          <w:lang w:val="en"/>
        </w:rPr>
        <w:t>As Admin</w:t>
      </w:r>
    </w:p>
    <w:p w14:paraId="1DAD27ED" w14:textId="3C97C9F4" w:rsidR="00BB6479" w:rsidRPr="00BB6479" w:rsidRDefault="00BB6479" w:rsidP="00C851B9">
      <w:pPr>
        <w:ind w:left="0"/>
        <w:jc w:val="both"/>
        <w:rPr>
          <w:lang w:val="en"/>
        </w:rPr>
      </w:pPr>
      <w:r w:rsidRPr="00BB6479">
        <w:rPr>
          <w:lang w:val="en"/>
        </w:rPr>
        <w:t>- I</w:t>
      </w:r>
      <w:r w:rsidR="00CE74B6">
        <w:rPr>
          <w:lang w:val="en"/>
        </w:rPr>
        <w:t>nd</w:t>
      </w:r>
      <w:r w:rsidRPr="00BB6479">
        <w:rPr>
          <w:lang w:val="en"/>
        </w:rPr>
        <w:t xml:space="preserve">ex: </w:t>
      </w:r>
    </w:p>
    <w:p w14:paraId="16E16CEB" w14:textId="6AEC9B45" w:rsidR="00BB6479" w:rsidRPr="00BB6479" w:rsidRDefault="00BB6479" w:rsidP="00C851B9">
      <w:pPr>
        <w:ind w:left="0"/>
        <w:jc w:val="both"/>
        <w:rPr>
          <w:lang w:val="en"/>
        </w:rPr>
      </w:pPr>
      <w:r w:rsidRPr="00BB6479">
        <w:rPr>
          <w:lang w:val="en"/>
        </w:rPr>
        <w:t xml:space="preserve">Step 1: </w:t>
      </w:r>
      <w:r w:rsidR="00E0616B">
        <w:rPr>
          <w:sz w:val="26"/>
          <w:szCs w:val="26"/>
          <w:lang w:val="en"/>
        </w:rPr>
        <w:t>Admin</w:t>
      </w:r>
      <w:r w:rsidR="00E0616B" w:rsidRPr="00C51F00">
        <w:rPr>
          <w:sz w:val="26"/>
          <w:szCs w:val="26"/>
          <w:lang w:val="en"/>
        </w:rPr>
        <w:t xml:space="preserve"> </w:t>
      </w:r>
      <w:r w:rsidRPr="00BB6479">
        <w:rPr>
          <w:lang w:val="en"/>
        </w:rPr>
        <w:t>login website</w:t>
      </w:r>
    </w:p>
    <w:p w14:paraId="611C213A" w14:textId="42F98B74" w:rsidR="00BB6479" w:rsidRPr="00BB6479" w:rsidRDefault="00BB6479" w:rsidP="00C851B9">
      <w:pPr>
        <w:ind w:left="0"/>
        <w:jc w:val="both"/>
        <w:rPr>
          <w:lang w:val="en"/>
        </w:rPr>
      </w:pPr>
      <w:r w:rsidRPr="00BB6479">
        <w:rPr>
          <w:lang w:val="en"/>
        </w:rPr>
        <w:t xml:space="preserve">Step 2: </w:t>
      </w:r>
      <w:r w:rsidR="00E0616B">
        <w:rPr>
          <w:sz w:val="26"/>
          <w:szCs w:val="26"/>
          <w:lang w:val="en"/>
        </w:rPr>
        <w:t>Admin</w:t>
      </w:r>
      <w:r w:rsidRPr="00BB6479">
        <w:rPr>
          <w:lang w:val="en"/>
        </w:rPr>
        <w:t xml:space="preserve"> go to the Timekeeping page</w:t>
      </w:r>
    </w:p>
    <w:p w14:paraId="0F338E35" w14:textId="02258D10" w:rsidR="00BB6479" w:rsidRPr="00BB6479" w:rsidRDefault="00BB6479" w:rsidP="00C851B9">
      <w:pPr>
        <w:ind w:left="0"/>
        <w:jc w:val="both"/>
        <w:rPr>
          <w:sz w:val="26"/>
          <w:szCs w:val="26"/>
          <w:lang w:val="en"/>
        </w:rPr>
      </w:pPr>
      <w:r w:rsidRPr="00BB6479">
        <w:rPr>
          <w:lang w:val="en"/>
        </w:rPr>
        <w:t xml:space="preserve">Step 3: </w:t>
      </w:r>
      <w:r w:rsidRPr="00BB6479">
        <w:rPr>
          <w:sz w:val="26"/>
          <w:szCs w:val="26"/>
          <w:lang w:val="en"/>
        </w:rPr>
        <w:t xml:space="preserve">System executes a query to get all the timekeeping information </w:t>
      </w:r>
      <w:r w:rsidR="00E0616B">
        <w:rPr>
          <w:sz w:val="26"/>
          <w:szCs w:val="26"/>
          <w:lang w:val="en"/>
        </w:rPr>
        <w:t>of all</w:t>
      </w:r>
      <w:r w:rsidRPr="00BB6479">
        <w:rPr>
          <w:sz w:val="26"/>
          <w:szCs w:val="26"/>
          <w:lang w:val="en"/>
        </w:rPr>
        <w:t xml:space="preserve"> user and show it on the page</w:t>
      </w:r>
    </w:p>
    <w:p w14:paraId="47E33C74" w14:textId="77777777" w:rsidR="00BB6479" w:rsidRPr="00BB6479" w:rsidRDefault="00BB6479" w:rsidP="00C851B9">
      <w:pPr>
        <w:ind w:left="0"/>
        <w:jc w:val="both"/>
        <w:rPr>
          <w:sz w:val="26"/>
          <w:szCs w:val="26"/>
          <w:lang w:val="en"/>
        </w:rPr>
      </w:pPr>
      <w:r w:rsidRPr="00BB6479">
        <w:rPr>
          <w:sz w:val="26"/>
          <w:szCs w:val="26"/>
          <w:lang w:val="en"/>
        </w:rPr>
        <w:t xml:space="preserve">- Create: </w:t>
      </w:r>
    </w:p>
    <w:p w14:paraId="739306A1" w14:textId="1189E0EF" w:rsidR="00BB6479" w:rsidRPr="00BB6479" w:rsidRDefault="00BB6479" w:rsidP="00C851B9">
      <w:pPr>
        <w:ind w:left="0"/>
        <w:jc w:val="both"/>
        <w:rPr>
          <w:sz w:val="26"/>
          <w:szCs w:val="26"/>
          <w:lang w:val="en"/>
        </w:rPr>
      </w:pPr>
      <w:r w:rsidRPr="00BB6479">
        <w:rPr>
          <w:sz w:val="26"/>
          <w:szCs w:val="26"/>
          <w:lang w:val="en"/>
        </w:rPr>
        <w:t xml:space="preserve">Step 1: </w:t>
      </w:r>
      <w:r w:rsidR="00E0616B">
        <w:rPr>
          <w:sz w:val="26"/>
          <w:szCs w:val="26"/>
          <w:lang w:val="en"/>
        </w:rPr>
        <w:t>Admin</w:t>
      </w:r>
      <w:r w:rsidR="00E0616B" w:rsidRPr="00C51F00">
        <w:rPr>
          <w:sz w:val="26"/>
          <w:szCs w:val="26"/>
          <w:lang w:val="en"/>
        </w:rPr>
        <w:t xml:space="preserve"> </w:t>
      </w:r>
      <w:r w:rsidRPr="00BB6479">
        <w:rPr>
          <w:sz w:val="26"/>
          <w:szCs w:val="26"/>
          <w:lang w:val="en"/>
        </w:rPr>
        <w:t>click on Add button, system will navigate to Add timekeeping page</w:t>
      </w:r>
    </w:p>
    <w:p w14:paraId="6A723C2E" w14:textId="545665EB" w:rsidR="00BB6479" w:rsidRPr="00BB6479" w:rsidRDefault="00BB6479" w:rsidP="00C851B9">
      <w:pPr>
        <w:ind w:left="0"/>
        <w:jc w:val="both"/>
        <w:rPr>
          <w:sz w:val="26"/>
          <w:szCs w:val="26"/>
          <w:lang w:val="en"/>
        </w:rPr>
      </w:pPr>
      <w:r w:rsidRPr="00BB6479">
        <w:rPr>
          <w:sz w:val="26"/>
          <w:szCs w:val="26"/>
          <w:lang w:val="en"/>
        </w:rPr>
        <w:t xml:space="preserve">Step 2: </w:t>
      </w:r>
      <w:r w:rsidR="00E0616B">
        <w:rPr>
          <w:sz w:val="26"/>
          <w:szCs w:val="26"/>
          <w:lang w:val="en"/>
        </w:rPr>
        <w:t>Admin</w:t>
      </w:r>
      <w:r w:rsidR="00E0616B" w:rsidRPr="00C51F00">
        <w:rPr>
          <w:sz w:val="26"/>
          <w:szCs w:val="26"/>
          <w:lang w:val="en"/>
        </w:rPr>
        <w:t xml:space="preserve"> </w:t>
      </w:r>
      <w:r w:rsidRPr="00BB6479">
        <w:rPr>
          <w:sz w:val="26"/>
          <w:szCs w:val="26"/>
          <w:lang w:val="en"/>
        </w:rPr>
        <w:t>input values in timekeeping name field</w:t>
      </w:r>
    </w:p>
    <w:p w14:paraId="3B7BADEB" w14:textId="77777777" w:rsidR="00BB6479" w:rsidRPr="00BB6479" w:rsidRDefault="00BB6479" w:rsidP="00C851B9">
      <w:pPr>
        <w:ind w:left="0"/>
        <w:jc w:val="both"/>
        <w:rPr>
          <w:sz w:val="26"/>
          <w:szCs w:val="26"/>
          <w:lang w:val="en"/>
        </w:rPr>
      </w:pPr>
      <w:r w:rsidRPr="00BB6479">
        <w:rPr>
          <w:sz w:val="26"/>
          <w:szCs w:val="26"/>
          <w:lang w:val="en"/>
        </w:rPr>
        <w:t>Step 3: System perform data validation, if the data is valid, then move to the next step</w:t>
      </w:r>
    </w:p>
    <w:p w14:paraId="12CBD7DB" w14:textId="77777777" w:rsidR="00BB6479" w:rsidRPr="00BB6479" w:rsidRDefault="00BB6479" w:rsidP="00C851B9">
      <w:pPr>
        <w:ind w:left="0"/>
        <w:jc w:val="both"/>
        <w:rPr>
          <w:sz w:val="26"/>
          <w:szCs w:val="26"/>
          <w:lang w:val="en"/>
        </w:rPr>
      </w:pPr>
      <w:r w:rsidRPr="00BB6479">
        <w:rPr>
          <w:sz w:val="26"/>
          <w:szCs w:val="26"/>
          <w:lang w:val="en"/>
        </w:rPr>
        <w:t>Step 4: System perform insert new timekeeping</w:t>
      </w:r>
    </w:p>
    <w:p w14:paraId="3124AAFA" w14:textId="77777777" w:rsidR="00BB6479" w:rsidRPr="00BB6479" w:rsidRDefault="00BB6479" w:rsidP="00C851B9">
      <w:pPr>
        <w:ind w:left="0"/>
        <w:jc w:val="both"/>
        <w:rPr>
          <w:sz w:val="26"/>
          <w:szCs w:val="26"/>
          <w:lang w:val="en"/>
        </w:rPr>
      </w:pPr>
      <w:r w:rsidRPr="00BB6479">
        <w:rPr>
          <w:sz w:val="26"/>
          <w:szCs w:val="26"/>
          <w:lang w:val="en"/>
        </w:rPr>
        <w:t>Step 5: System show a message on the screen</w:t>
      </w:r>
    </w:p>
    <w:p w14:paraId="66BFF80F" w14:textId="77777777" w:rsidR="00BB6479" w:rsidRPr="00BB6479" w:rsidRDefault="00BB6479" w:rsidP="00C851B9">
      <w:pPr>
        <w:ind w:left="0"/>
        <w:jc w:val="both"/>
        <w:rPr>
          <w:sz w:val="26"/>
          <w:szCs w:val="26"/>
          <w:lang w:val="en"/>
        </w:rPr>
      </w:pPr>
      <w:r w:rsidRPr="00BB6479">
        <w:rPr>
          <w:sz w:val="26"/>
          <w:szCs w:val="26"/>
          <w:lang w:val="en"/>
        </w:rPr>
        <w:t>Step 6: Back to index page</w:t>
      </w:r>
    </w:p>
    <w:p w14:paraId="6D9C3CF9" w14:textId="77777777" w:rsidR="00BB6479" w:rsidRPr="00C51F00" w:rsidRDefault="00BB6479" w:rsidP="00C851B9">
      <w:pPr>
        <w:ind w:left="0"/>
        <w:jc w:val="both"/>
        <w:rPr>
          <w:sz w:val="26"/>
          <w:szCs w:val="26"/>
          <w:lang w:val="en"/>
        </w:rPr>
      </w:pPr>
      <w:r w:rsidRPr="00C51F00">
        <w:rPr>
          <w:sz w:val="26"/>
          <w:szCs w:val="26"/>
          <w:lang w:val="en"/>
        </w:rPr>
        <w:t>- Edit:</w:t>
      </w:r>
    </w:p>
    <w:p w14:paraId="1DDC2162" w14:textId="1EAF5A6D" w:rsidR="00BB6479" w:rsidRPr="00C51F00" w:rsidRDefault="00BB6479" w:rsidP="00C851B9">
      <w:pPr>
        <w:ind w:left="0"/>
        <w:jc w:val="both"/>
        <w:rPr>
          <w:sz w:val="26"/>
          <w:szCs w:val="26"/>
          <w:lang w:val="en"/>
        </w:rPr>
      </w:pPr>
      <w:r>
        <w:rPr>
          <w:sz w:val="26"/>
          <w:szCs w:val="26"/>
          <w:lang w:val="en"/>
        </w:rPr>
        <w:t xml:space="preserve">Step 1: </w:t>
      </w:r>
      <w:r w:rsidR="00E0616B">
        <w:rPr>
          <w:sz w:val="26"/>
          <w:szCs w:val="26"/>
          <w:lang w:val="en"/>
        </w:rPr>
        <w:t>Admin</w:t>
      </w:r>
      <w:r w:rsidR="00E0616B" w:rsidRPr="00C51F00">
        <w:rPr>
          <w:sz w:val="26"/>
          <w:szCs w:val="26"/>
          <w:lang w:val="en"/>
        </w:rPr>
        <w:t xml:space="preserve"> </w:t>
      </w:r>
      <w:r w:rsidRPr="00C51F00">
        <w:rPr>
          <w:sz w:val="26"/>
          <w:szCs w:val="26"/>
          <w:lang w:val="en"/>
        </w:rPr>
        <w:t xml:space="preserve">click on Edit button on any </w:t>
      </w:r>
      <w:r>
        <w:rPr>
          <w:sz w:val="26"/>
          <w:szCs w:val="26"/>
          <w:lang w:val="en"/>
        </w:rPr>
        <w:t xml:space="preserve">timekeeping information of any user </w:t>
      </w:r>
      <w:r w:rsidRPr="00C51F00">
        <w:rPr>
          <w:sz w:val="26"/>
          <w:szCs w:val="26"/>
          <w:lang w:val="en"/>
        </w:rPr>
        <w:t xml:space="preserve">in the </w:t>
      </w:r>
      <w:r>
        <w:rPr>
          <w:sz w:val="26"/>
          <w:szCs w:val="26"/>
          <w:lang w:val="en"/>
        </w:rPr>
        <w:t>timekeeping</w:t>
      </w:r>
      <w:r w:rsidRPr="00C51F00">
        <w:rPr>
          <w:sz w:val="26"/>
          <w:szCs w:val="26"/>
          <w:lang w:val="en"/>
        </w:rPr>
        <w:t xml:space="preserve"> list (Index), system will navigate to edit </w:t>
      </w:r>
      <w:r>
        <w:rPr>
          <w:sz w:val="26"/>
          <w:szCs w:val="26"/>
          <w:lang w:val="en"/>
        </w:rPr>
        <w:t>timekeeping</w:t>
      </w:r>
      <w:r w:rsidRPr="00C51F00">
        <w:rPr>
          <w:sz w:val="26"/>
          <w:szCs w:val="26"/>
          <w:lang w:val="en"/>
        </w:rPr>
        <w:t xml:space="preserve"> page </w:t>
      </w:r>
    </w:p>
    <w:p w14:paraId="20F96912" w14:textId="147A2AE3" w:rsidR="00BB6479" w:rsidRPr="00C51F00" w:rsidRDefault="00BB6479" w:rsidP="00C851B9">
      <w:pPr>
        <w:ind w:left="0"/>
        <w:jc w:val="both"/>
        <w:rPr>
          <w:sz w:val="26"/>
          <w:szCs w:val="26"/>
          <w:lang w:val="en"/>
        </w:rPr>
      </w:pPr>
      <w:r w:rsidRPr="00C51F00">
        <w:rPr>
          <w:sz w:val="26"/>
          <w:szCs w:val="26"/>
          <w:lang w:val="en"/>
        </w:rPr>
        <w:t xml:space="preserve">Step 2: </w:t>
      </w:r>
      <w:r w:rsidR="00E0616B">
        <w:rPr>
          <w:sz w:val="26"/>
          <w:szCs w:val="26"/>
          <w:lang w:val="en"/>
        </w:rPr>
        <w:t>Admin</w:t>
      </w:r>
      <w:r w:rsidRPr="00C51F00">
        <w:rPr>
          <w:sz w:val="26"/>
          <w:szCs w:val="26"/>
          <w:lang w:val="en"/>
        </w:rPr>
        <w:t xml:space="preserve"> input values in </w:t>
      </w:r>
      <w:r>
        <w:rPr>
          <w:sz w:val="26"/>
          <w:szCs w:val="26"/>
          <w:lang w:val="en"/>
        </w:rPr>
        <w:t>timekeeping</w:t>
      </w:r>
      <w:r w:rsidRPr="00C51F00">
        <w:rPr>
          <w:sz w:val="26"/>
          <w:szCs w:val="26"/>
          <w:lang w:val="en"/>
        </w:rPr>
        <w:t xml:space="preserve"> name field</w:t>
      </w:r>
    </w:p>
    <w:p w14:paraId="1B40A16C" w14:textId="77777777" w:rsidR="00BB6479" w:rsidRPr="00C51F00" w:rsidRDefault="00BB6479" w:rsidP="00C851B9">
      <w:pPr>
        <w:ind w:left="0"/>
        <w:jc w:val="both"/>
        <w:rPr>
          <w:sz w:val="26"/>
          <w:szCs w:val="26"/>
          <w:lang w:val="en"/>
        </w:rPr>
      </w:pPr>
      <w:r w:rsidRPr="00C51F00">
        <w:rPr>
          <w:sz w:val="26"/>
          <w:szCs w:val="26"/>
          <w:lang w:val="en"/>
        </w:rPr>
        <w:t>Step 3: System perform data validation, if the data is valid, then move to the next step</w:t>
      </w:r>
    </w:p>
    <w:p w14:paraId="197D6376" w14:textId="77777777" w:rsidR="00BB6479" w:rsidRPr="00C51F00" w:rsidRDefault="00BB6479" w:rsidP="00C851B9">
      <w:pPr>
        <w:ind w:left="0"/>
        <w:jc w:val="both"/>
        <w:rPr>
          <w:sz w:val="26"/>
          <w:szCs w:val="26"/>
          <w:lang w:val="en"/>
        </w:rPr>
      </w:pPr>
      <w:r w:rsidRPr="00C51F00">
        <w:rPr>
          <w:sz w:val="26"/>
          <w:szCs w:val="26"/>
          <w:lang w:val="en"/>
        </w:rPr>
        <w:t>Step 4: System perform update new</w:t>
      </w:r>
      <w:r>
        <w:rPr>
          <w:sz w:val="26"/>
          <w:szCs w:val="26"/>
          <w:lang w:val="en"/>
        </w:rPr>
        <w:t xml:space="preserve"> timekeeping</w:t>
      </w:r>
      <w:r w:rsidRPr="00C51F00">
        <w:rPr>
          <w:sz w:val="26"/>
          <w:szCs w:val="26"/>
          <w:lang w:val="en"/>
        </w:rPr>
        <w:t xml:space="preserve"> name </w:t>
      </w:r>
    </w:p>
    <w:p w14:paraId="7A5D5452" w14:textId="77777777" w:rsidR="00BB6479" w:rsidRPr="00C51F00" w:rsidRDefault="00BB6479" w:rsidP="00C851B9">
      <w:pPr>
        <w:ind w:left="0"/>
        <w:jc w:val="both"/>
        <w:rPr>
          <w:sz w:val="26"/>
          <w:szCs w:val="26"/>
          <w:lang w:val="en"/>
        </w:rPr>
      </w:pPr>
      <w:r w:rsidRPr="00C51F00">
        <w:rPr>
          <w:sz w:val="26"/>
          <w:szCs w:val="26"/>
          <w:lang w:val="en"/>
        </w:rPr>
        <w:t>Step 5: System show a message on the screen</w:t>
      </w:r>
    </w:p>
    <w:p w14:paraId="6978BF4E" w14:textId="77777777" w:rsidR="00BB6479" w:rsidRPr="00C51F00" w:rsidRDefault="00BB6479" w:rsidP="00C851B9">
      <w:pPr>
        <w:ind w:left="0"/>
        <w:jc w:val="both"/>
        <w:rPr>
          <w:sz w:val="26"/>
          <w:szCs w:val="26"/>
          <w:lang w:val="en"/>
        </w:rPr>
      </w:pPr>
      <w:r w:rsidRPr="00C51F00">
        <w:rPr>
          <w:sz w:val="26"/>
          <w:szCs w:val="26"/>
          <w:lang w:val="en"/>
        </w:rPr>
        <w:t>Step 6: Back to index page</w:t>
      </w:r>
    </w:p>
    <w:p w14:paraId="584FF45E" w14:textId="77777777" w:rsidR="00BB6479" w:rsidRPr="00C51F00" w:rsidRDefault="00BB6479" w:rsidP="00C851B9">
      <w:pPr>
        <w:ind w:left="0"/>
        <w:jc w:val="both"/>
        <w:rPr>
          <w:sz w:val="26"/>
          <w:szCs w:val="26"/>
          <w:lang w:val="en"/>
        </w:rPr>
      </w:pPr>
      <w:r w:rsidRPr="00C51F00">
        <w:rPr>
          <w:sz w:val="26"/>
          <w:szCs w:val="26"/>
          <w:lang w:val="en"/>
        </w:rPr>
        <w:t>- Delete:</w:t>
      </w:r>
    </w:p>
    <w:p w14:paraId="0E5E9C9C" w14:textId="4DD5F240" w:rsidR="00BB6479" w:rsidRPr="00C51F00" w:rsidRDefault="00BB6479" w:rsidP="00C851B9">
      <w:pPr>
        <w:ind w:left="0"/>
        <w:jc w:val="both"/>
        <w:rPr>
          <w:sz w:val="26"/>
          <w:szCs w:val="26"/>
          <w:lang w:val="en"/>
        </w:rPr>
      </w:pPr>
      <w:r w:rsidRPr="00C51F00">
        <w:rPr>
          <w:sz w:val="26"/>
          <w:szCs w:val="26"/>
          <w:lang w:val="en"/>
        </w:rPr>
        <w:t xml:space="preserve">Step 1: </w:t>
      </w:r>
      <w:r w:rsidR="00E0616B">
        <w:rPr>
          <w:sz w:val="26"/>
          <w:szCs w:val="26"/>
          <w:lang w:val="en"/>
        </w:rPr>
        <w:t>Admin</w:t>
      </w:r>
      <w:r w:rsidRPr="00C51F00">
        <w:rPr>
          <w:sz w:val="26"/>
          <w:szCs w:val="26"/>
          <w:lang w:val="en"/>
        </w:rPr>
        <w:t xml:space="preserve"> click on Delete button on any </w:t>
      </w:r>
      <w:r>
        <w:rPr>
          <w:sz w:val="26"/>
          <w:szCs w:val="26"/>
          <w:lang w:val="en"/>
        </w:rPr>
        <w:t>timekeeping information of any user</w:t>
      </w:r>
      <w:r w:rsidRPr="00C51F00">
        <w:rPr>
          <w:sz w:val="26"/>
          <w:szCs w:val="26"/>
          <w:lang w:val="en"/>
        </w:rPr>
        <w:t xml:space="preserve"> in the </w:t>
      </w:r>
      <w:r>
        <w:rPr>
          <w:sz w:val="26"/>
          <w:szCs w:val="26"/>
          <w:lang w:val="en"/>
        </w:rPr>
        <w:lastRenderedPageBreak/>
        <w:t xml:space="preserve">timekeeping </w:t>
      </w:r>
      <w:r w:rsidRPr="00C51F00">
        <w:rPr>
          <w:sz w:val="26"/>
          <w:szCs w:val="26"/>
          <w:lang w:val="en"/>
        </w:rPr>
        <w:t xml:space="preserve">list (Index), system will show popup to confirm delete </w:t>
      </w:r>
      <w:r>
        <w:rPr>
          <w:sz w:val="26"/>
          <w:szCs w:val="26"/>
          <w:lang w:val="en"/>
        </w:rPr>
        <w:t>timekeeping information of that user</w:t>
      </w:r>
      <w:r w:rsidRPr="00C51F00">
        <w:rPr>
          <w:sz w:val="26"/>
          <w:szCs w:val="26"/>
          <w:lang w:val="en"/>
        </w:rPr>
        <w:t xml:space="preserve"> or not</w:t>
      </w:r>
    </w:p>
    <w:p w14:paraId="5EAAB3B5" w14:textId="77777777" w:rsidR="00BB6479" w:rsidRPr="00C51F00" w:rsidRDefault="00BB6479" w:rsidP="00C851B9">
      <w:pPr>
        <w:ind w:left="0"/>
        <w:jc w:val="both"/>
        <w:rPr>
          <w:sz w:val="26"/>
          <w:szCs w:val="26"/>
          <w:lang w:val="en"/>
        </w:rPr>
      </w:pPr>
      <w:r w:rsidRPr="00C51F00">
        <w:rPr>
          <w:sz w:val="26"/>
          <w:szCs w:val="26"/>
          <w:lang w:val="en"/>
        </w:rPr>
        <w:t xml:space="preserve">Step 2: </w:t>
      </w:r>
    </w:p>
    <w:p w14:paraId="55BD18F2" w14:textId="2720E0DE" w:rsidR="00BB6479" w:rsidRPr="00C51F00" w:rsidRDefault="00BB6479" w:rsidP="00C851B9">
      <w:pPr>
        <w:pStyle w:val="ListParagraph"/>
        <w:numPr>
          <w:ilvl w:val="0"/>
          <w:numId w:val="33"/>
        </w:numPr>
        <w:jc w:val="both"/>
        <w:rPr>
          <w:sz w:val="26"/>
          <w:szCs w:val="26"/>
          <w:lang w:val="en"/>
        </w:rPr>
      </w:pPr>
      <w:r w:rsidRPr="00C51F00">
        <w:rPr>
          <w:sz w:val="26"/>
          <w:szCs w:val="26"/>
          <w:lang w:val="en"/>
        </w:rPr>
        <w:t>If</w:t>
      </w:r>
      <w:r w:rsidR="00E0616B">
        <w:rPr>
          <w:sz w:val="26"/>
          <w:szCs w:val="26"/>
          <w:lang w:val="en"/>
        </w:rPr>
        <w:t xml:space="preserve"> Admin</w:t>
      </w:r>
      <w:r w:rsidRPr="00C51F00">
        <w:rPr>
          <w:sz w:val="26"/>
          <w:szCs w:val="26"/>
          <w:lang w:val="en"/>
        </w:rPr>
        <w:t xml:space="preserve">  click on Accept, then move to Step 3</w:t>
      </w:r>
    </w:p>
    <w:p w14:paraId="5272CEDC" w14:textId="6B18567E" w:rsidR="00BB6479" w:rsidRPr="00C51F00" w:rsidRDefault="00BB6479" w:rsidP="00C851B9">
      <w:pPr>
        <w:pStyle w:val="ListParagraph"/>
        <w:numPr>
          <w:ilvl w:val="0"/>
          <w:numId w:val="33"/>
        </w:numPr>
        <w:jc w:val="both"/>
        <w:rPr>
          <w:sz w:val="26"/>
          <w:szCs w:val="26"/>
          <w:lang w:val="en"/>
        </w:rPr>
      </w:pPr>
      <w:r w:rsidRPr="00C51F00">
        <w:rPr>
          <w:sz w:val="26"/>
          <w:szCs w:val="26"/>
          <w:lang w:val="en"/>
        </w:rPr>
        <w:t xml:space="preserve">If </w:t>
      </w:r>
      <w:r w:rsidR="00E0616B">
        <w:rPr>
          <w:sz w:val="26"/>
          <w:szCs w:val="26"/>
          <w:lang w:val="en"/>
        </w:rPr>
        <w:t>Admin</w:t>
      </w:r>
      <w:r w:rsidR="00213EC5">
        <w:rPr>
          <w:sz w:val="26"/>
          <w:szCs w:val="26"/>
          <w:lang w:val="en"/>
        </w:rPr>
        <w:t xml:space="preserve">  </w:t>
      </w:r>
      <w:r w:rsidRPr="00C51F00">
        <w:rPr>
          <w:sz w:val="26"/>
          <w:szCs w:val="26"/>
          <w:lang w:val="en"/>
        </w:rPr>
        <w:t>click on Deny , then move to Step 6</w:t>
      </w:r>
    </w:p>
    <w:p w14:paraId="1976AAB0" w14:textId="77777777" w:rsidR="00BB6479" w:rsidRPr="00C51F00" w:rsidRDefault="00BB6479" w:rsidP="00C851B9">
      <w:pPr>
        <w:ind w:left="0"/>
        <w:jc w:val="both"/>
        <w:rPr>
          <w:sz w:val="26"/>
          <w:szCs w:val="26"/>
          <w:lang w:val="en"/>
        </w:rPr>
      </w:pPr>
      <w:r w:rsidRPr="00C51F00">
        <w:rPr>
          <w:sz w:val="26"/>
          <w:szCs w:val="26"/>
          <w:lang w:val="en"/>
        </w:rPr>
        <w:t>Step 3: System perform data validation, if the data is valid, then move to the next step</w:t>
      </w:r>
    </w:p>
    <w:p w14:paraId="787ED077" w14:textId="77777777" w:rsidR="00BB6479" w:rsidRPr="00C51F00" w:rsidRDefault="00BB6479" w:rsidP="00C851B9">
      <w:pPr>
        <w:ind w:left="0"/>
        <w:jc w:val="both"/>
        <w:rPr>
          <w:sz w:val="26"/>
          <w:szCs w:val="26"/>
          <w:lang w:val="en"/>
        </w:rPr>
      </w:pPr>
      <w:r w:rsidRPr="00C51F00">
        <w:rPr>
          <w:sz w:val="26"/>
          <w:szCs w:val="26"/>
          <w:lang w:val="en"/>
        </w:rPr>
        <w:t>Step 4: System perform update field “Is deleted”</w:t>
      </w:r>
    </w:p>
    <w:p w14:paraId="34105DB7" w14:textId="0ACD1667" w:rsidR="00BB6479" w:rsidRDefault="00BB6479" w:rsidP="00C851B9">
      <w:pPr>
        <w:ind w:left="0"/>
        <w:jc w:val="both"/>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Pr>
          <w:sz w:val="26"/>
          <w:szCs w:val="26"/>
          <w:lang w:val="en"/>
        </w:rPr>
        <w:t>User</w:t>
      </w:r>
      <w:proofErr w:type="spellEnd"/>
      <w:r>
        <w:rPr>
          <w:sz w:val="26"/>
          <w:szCs w:val="26"/>
          <w:lang w:val="en"/>
        </w:rPr>
        <w:t xml:space="preserve"> information</w:t>
      </w:r>
      <w:r w:rsidRPr="00C51F00">
        <w:rPr>
          <w:sz w:val="26"/>
          <w:szCs w:val="26"/>
          <w:lang w:val="en"/>
        </w:rPr>
        <w:t xml:space="preserve"> has been deleted”</w:t>
      </w:r>
    </w:p>
    <w:p w14:paraId="78E1240A" w14:textId="49E96D94" w:rsidR="005D4D74" w:rsidRDefault="005D4D74" w:rsidP="00C851B9">
      <w:pPr>
        <w:ind w:left="0"/>
        <w:jc w:val="both"/>
        <w:rPr>
          <w:sz w:val="26"/>
          <w:szCs w:val="26"/>
          <w:lang w:val="en"/>
        </w:rPr>
      </w:pPr>
      <w:r w:rsidRPr="00C51F00">
        <w:rPr>
          <w:sz w:val="26"/>
          <w:szCs w:val="26"/>
          <w:lang w:val="en"/>
        </w:rPr>
        <w:t>Step 6: Back to index page</w:t>
      </w:r>
    </w:p>
    <w:p w14:paraId="12F01EE5" w14:textId="77777777" w:rsidR="005D4D74" w:rsidRDefault="005D4D74" w:rsidP="00C851B9">
      <w:pPr>
        <w:ind w:left="0"/>
        <w:jc w:val="both"/>
        <w:rPr>
          <w:sz w:val="26"/>
          <w:szCs w:val="26"/>
          <w:lang w:val="en"/>
        </w:rPr>
      </w:pPr>
      <w:r>
        <w:rPr>
          <w:sz w:val="26"/>
          <w:szCs w:val="26"/>
          <w:lang w:val="en"/>
        </w:rPr>
        <w:t>- Request OT function:</w:t>
      </w:r>
    </w:p>
    <w:p w14:paraId="20DDE4E6" w14:textId="77777777" w:rsidR="005D4D74" w:rsidRDefault="005D4D74" w:rsidP="00C851B9">
      <w:pPr>
        <w:ind w:left="0"/>
        <w:jc w:val="both"/>
        <w:rPr>
          <w:sz w:val="26"/>
          <w:szCs w:val="26"/>
          <w:lang w:val="en"/>
        </w:rPr>
      </w:pPr>
      <w:r>
        <w:rPr>
          <w:sz w:val="26"/>
          <w:szCs w:val="26"/>
          <w:lang w:val="en"/>
        </w:rPr>
        <w:t>Step 1: User request OT</w:t>
      </w:r>
    </w:p>
    <w:p w14:paraId="7BA31DBF" w14:textId="77777777" w:rsidR="005D4D74" w:rsidRPr="00BB6479" w:rsidRDefault="005D4D74" w:rsidP="00C851B9">
      <w:pPr>
        <w:ind w:left="0"/>
        <w:jc w:val="both"/>
        <w:rPr>
          <w:sz w:val="26"/>
          <w:szCs w:val="26"/>
          <w:lang w:val="en"/>
        </w:rPr>
      </w:pPr>
      <w:r>
        <w:rPr>
          <w:sz w:val="26"/>
          <w:szCs w:val="26"/>
          <w:lang w:val="en"/>
        </w:rPr>
        <w:t xml:space="preserve">Step 2: System will send that request to User (HR). However, user (HR) can only view that request but </w:t>
      </w:r>
      <w:proofErr w:type="spellStart"/>
      <w:r>
        <w:rPr>
          <w:sz w:val="26"/>
          <w:szCs w:val="26"/>
          <w:lang w:val="en"/>
        </w:rPr>
        <w:t>can not</w:t>
      </w:r>
      <w:proofErr w:type="spellEnd"/>
      <w:r>
        <w:rPr>
          <w:sz w:val="26"/>
          <w:szCs w:val="26"/>
          <w:lang w:val="en"/>
        </w:rPr>
        <w:t xml:space="preserve"> approve/deny. User (HR) must send that request to Admin so Admin will decide to approve/deny that request. </w:t>
      </w:r>
    </w:p>
    <w:p w14:paraId="190CAC1D" w14:textId="34A968B3" w:rsidR="005D4D74" w:rsidRPr="00C51F00" w:rsidRDefault="005D4D74" w:rsidP="00C851B9">
      <w:pPr>
        <w:ind w:left="0"/>
        <w:jc w:val="both"/>
        <w:rPr>
          <w:sz w:val="26"/>
          <w:szCs w:val="26"/>
          <w:lang w:val="en"/>
        </w:rPr>
      </w:pPr>
      <w:r>
        <w:rPr>
          <w:sz w:val="26"/>
          <w:szCs w:val="26"/>
          <w:lang w:val="en"/>
        </w:rPr>
        <w:t>Step 3: Admin will approve/deny that request and send back to user (HR). After that user (HR) will forward back to user. If Admin deny that request then must clearly state the reason.</w:t>
      </w:r>
    </w:p>
    <w:p w14:paraId="0ED65915" w14:textId="7A2A601D" w:rsidR="002E1DAB" w:rsidRDefault="002E1DAB" w:rsidP="00C851B9">
      <w:pPr>
        <w:ind w:left="0"/>
        <w:jc w:val="both"/>
        <w:rPr>
          <w:b/>
          <w:i/>
          <w:sz w:val="26"/>
          <w:szCs w:val="26"/>
          <w:lang w:val="en"/>
        </w:rPr>
      </w:pPr>
      <w:r>
        <w:rPr>
          <w:b/>
          <w:i/>
          <w:sz w:val="26"/>
          <w:szCs w:val="26"/>
          <w:lang w:val="en"/>
        </w:rPr>
        <w:t>3</w:t>
      </w:r>
      <w:r w:rsidR="00ED73B3">
        <w:rPr>
          <w:b/>
          <w:i/>
          <w:sz w:val="26"/>
          <w:szCs w:val="26"/>
          <w:lang w:val="en"/>
        </w:rPr>
        <w:t>.2</w:t>
      </w:r>
      <w:r w:rsidRPr="008B2CCB">
        <w:rPr>
          <w:b/>
          <w:i/>
          <w:sz w:val="26"/>
          <w:szCs w:val="26"/>
          <w:lang w:val="en"/>
        </w:rPr>
        <w:t>.5 Function Affected</w:t>
      </w:r>
    </w:p>
    <w:tbl>
      <w:tblPr>
        <w:tblStyle w:val="TableGrid"/>
        <w:tblW w:w="0" w:type="auto"/>
        <w:tblLook w:val="04A0" w:firstRow="1" w:lastRow="0" w:firstColumn="1" w:lastColumn="0" w:noHBand="0" w:noVBand="1"/>
      </w:tblPr>
      <w:tblGrid>
        <w:gridCol w:w="4673"/>
        <w:gridCol w:w="4674"/>
      </w:tblGrid>
      <w:tr w:rsidR="002E1DAB" w14:paraId="164E34D9" w14:textId="77777777" w:rsidTr="002E1DAB">
        <w:tc>
          <w:tcPr>
            <w:tcW w:w="4673" w:type="dxa"/>
          </w:tcPr>
          <w:p w14:paraId="50243BF7" w14:textId="77777777" w:rsidR="002E1DAB" w:rsidRPr="008B2CCB" w:rsidRDefault="002E1DAB" w:rsidP="00C851B9">
            <w:pPr>
              <w:ind w:left="0"/>
              <w:jc w:val="both"/>
              <w:rPr>
                <w:sz w:val="26"/>
                <w:szCs w:val="26"/>
                <w:lang w:val="en"/>
              </w:rPr>
            </w:pPr>
            <w:r w:rsidRPr="008B2CCB">
              <w:rPr>
                <w:sz w:val="26"/>
                <w:szCs w:val="26"/>
                <w:lang w:val="en"/>
              </w:rPr>
              <w:t>Affected function name</w:t>
            </w:r>
          </w:p>
        </w:tc>
        <w:tc>
          <w:tcPr>
            <w:tcW w:w="4674" w:type="dxa"/>
          </w:tcPr>
          <w:p w14:paraId="191D5B8F" w14:textId="77777777" w:rsidR="002E1DAB" w:rsidRPr="008B2CCB" w:rsidRDefault="002E1DAB" w:rsidP="00C851B9">
            <w:pPr>
              <w:ind w:left="0"/>
              <w:jc w:val="both"/>
              <w:rPr>
                <w:sz w:val="26"/>
                <w:szCs w:val="26"/>
                <w:lang w:val="en"/>
              </w:rPr>
            </w:pPr>
            <w:r w:rsidRPr="008B2CCB">
              <w:rPr>
                <w:sz w:val="26"/>
                <w:szCs w:val="26"/>
                <w:lang w:val="en"/>
              </w:rPr>
              <w:t>Detail description of the affect</w:t>
            </w:r>
          </w:p>
        </w:tc>
      </w:tr>
      <w:tr w:rsidR="002E1DAB" w14:paraId="23F6D1B2" w14:textId="77777777" w:rsidTr="002E1DAB">
        <w:tc>
          <w:tcPr>
            <w:tcW w:w="4673" w:type="dxa"/>
          </w:tcPr>
          <w:p w14:paraId="514E2FA3" w14:textId="77777777" w:rsidR="002E1DAB" w:rsidRPr="008B2CCB" w:rsidRDefault="002E1DAB" w:rsidP="00C851B9">
            <w:pPr>
              <w:ind w:left="0"/>
              <w:jc w:val="both"/>
              <w:rPr>
                <w:sz w:val="26"/>
                <w:szCs w:val="26"/>
                <w:lang w:val="en"/>
              </w:rPr>
            </w:pPr>
            <w:r w:rsidRPr="008B2CCB">
              <w:rPr>
                <w:sz w:val="26"/>
                <w:szCs w:val="26"/>
                <w:lang w:val="en"/>
              </w:rPr>
              <w:t>None</w:t>
            </w:r>
          </w:p>
        </w:tc>
        <w:tc>
          <w:tcPr>
            <w:tcW w:w="4674" w:type="dxa"/>
          </w:tcPr>
          <w:p w14:paraId="3F867301" w14:textId="77777777" w:rsidR="002E1DAB" w:rsidRPr="008B2CCB" w:rsidRDefault="002E1DAB" w:rsidP="00C851B9">
            <w:pPr>
              <w:ind w:left="0"/>
              <w:jc w:val="both"/>
              <w:rPr>
                <w:sz w:val="26"/>
                <w:szCs w:val="26"/>
                <w:lang w:val="en"/>
              </w:rPr>
            </w:pPr>
          </w:p>
        </w:tc>
      </w:tr>
    </w:tbl>
    <w:p w14:paraId="3FAE9B5F" w14:textId="01F26E75" w:rsidR="002E1DAB" w:rsidRPr="00ED73B3" w:rsidRDefault="00ED73B3" w:rsidP="00C851B9">
      <w:pPr>
        <w:pStyle w:val="ListParagraph"/>
        <w:numPr>
          <w:ilvl w:val="1"/>
          <w:numId w:val="31"/>
        </w:numPr>
        <w:jc w:val="both"/>
        <w:rPr>
          <w:b/>
          <w:i/>
          <w:sz w:val="26"/>
          <w:szCs w:val="26"/>
          <w:lang w:val="en"/>
        </w:rPr>
      </w:pPr>
      <w:r w:rsidRPr="00ED73B3">
        <w:rPr>
          <w:b/>
          <w:i/>
          <w:sz w:val="26"/>
          <w:szCs w:val="26"/>
          <w:lang w:val="en"/>
        </w:rPr>
        <w:t>Request Leave</w:t>
      </w:r>
    </w:p>
    <w:p w14:paraId="5FCBC916" w14:textId="4DC4A495" w:rsidR="00ED73B3" w:rsidRPr="00ED745D" w:rsidRDefault="00ED73B3" w:rsidP="00C851B9">
      <w:pPr>
        <w:pStyle w:val="Heading3"/>
        <w:numPr>
          <w:ilvl w:val="0"/>
          <w:numId w:val="0"/>
        </w:numPr>
        <w:ind w:left="720" w:hanging="720"/>
        <w:rPr>
          <w:rFonts w:ascii="Times New Roman" w:hAnsi="Times New Roman"/>
          <w:sz w:val="26"/>
          <w:szCs w:val="26"/>
        </w:rPr>
      </w:pPr>
      <w:bookmarkStart w:id="37" w:name="_Toc109314455"/>
      <w:r>
        <w:rPr>
          <w:rStyle w:val="q4iawc"/>
          <w:rFonts w:ascii="Times New Roman" w:hAnsi="Times New Roman"/>
          <w:sz w:val="26"/>
          <w:szCs w:val="26"/>
          <w:lang w:val="en"/>
        </w:rPr>
        <w:t xml:space="preserve">3.3.1 </w:t>
      </w:r>
      <w:r w:rsidRPr="00ED745D">
        <w:rPr>
          <w:rStyle w:val="q4iawc"/>
          <w:rFonts w:ascii="Times New Roman" w:hAnsi="Times New Roman"/>
          <w:sz w:val="26"/>
          <w:szCs w:val="26"/>
          <w:lang w:val="en"/>
        </w:rPr>
        <w:t>General description</w:t>
      </w:r>
      <w:bookmarkEnd w:id="37"/>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ED73B3" w:rsidRPr="00ED745D" w14:paraId="2C92AE7A" w14:textId="77777777" w:rsidTr="00ED73B3">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EE3A7F" w14:textId="77777777" w:rsidR="00ED73B3" w:rsidRPr="00A85340" w:rsidRDefault="00ED73B3" w:rsidP="00C851B9">
            <w:pPr>
              <w:ind w:left="62"/>
              <w:jc w:val="both"/>
              <w:rPr>
                <w:b/>
                <w:bCs/>
                <w:szCs w:val="24"/>
              </w:rPr>
            </w:pPr>
            <w:r w:rsidRPr="00A8534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46CF7C" w14:textId="1EDC4F8F" w:rsidR="00ED73B3" w:rsidRPr="00DF5B7C" w:rsidRDefault="00ED73B3" w:rsidP="00C851B9">
            <w:pPr>
              <w:ind w:left="0"/>
              <w:jc w:val="both"/>
              <w:rPr>
                <w:szCs w:val="24"/>
              </w:rPr>
            </w:pPr>
            <w:r>
              <w:rPr>
                <w:sz w:val="26"/>
                <w:szCs w:val="26"/>
              </w:rPr>
              <w:t>Have 2 sub functions are Take a leave of absence and Annual Leave</w:t>
            </w:r>
          </w:p>
        </w:tc>
      </w:tr>
      <w:tr w:rsidR="00ED73B3" w:rsidRPr="00ED745D" w14:paraId="6DF7C8FD" w14:textId="77777777" w:rsidTr="00ED73B3">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C3D7D" w14:textId="77777777" w:rsidR="00ED73B3" w:rsidRPr="00A85340" w:rsidRDefault="00ED73B3" w:rsidP="00C851B9">
            <w:pPr>
              <w:ind w:left="62"/>
              <w:jc w:val="both"/>
              <w:rPr>
                <w:b/>
                <w:bCs/>
                <w:szCs w:val="24"/>
              </w:rPr>
            </w:pPr>
            <w:r w:rsidRPr="00A8534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9C9C" w14:textId="77777777" w:rsidR="00ED73B3" w:rsidRPr="00DF5B7C" w:rsidRDefault="00ED73B3" w:rsidP="00C851B9">
            <w:pPr>
              <w:ind w:left="0"/>
              <w:jc w:val="both"/>
              <w:rPr>
                <w:szCs w:val="24"/>
              </w:rPr>
            </w:pPr>
            <w:r w:rsidRPr="00DF5B7C">
              <w:rPr>
                <w:rStyle w:val="q4iawc"/>
                <w:szCs w:val="24"/>
                <w:lang w:val="en"/>
              </w:rPr>
              <w:t>User, admin and partner</w:t>
            </w:r>
          </w:p>
        </w:tc>
      </w:tr>
      <w:tr w:rsidR="00ED73B3" w:rsidRPr="00ED745D" w14:paraId="36A0A445" w14:textId="77777777" w:rsidTr="00ED73B3">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67437" w14:textId="77777777" w:rsidR="00ED73B3" w:rsidRPr="00A85340" w:rsidRDefault="00ED73B3" w:rsidP="00C851B9">
            <w:pPr>
              <w:ind w:left="62"/>
              <w:jc w:val="both"/>
              <w:rPr>
                <w:b/>
                <w:bCs/>
                <w:szCs w:val="24"/>
              </w:rPr>
            </w:pPr>
            <w:r w:rsidRPr="00A85340">
              <w:rPr>
                <w:rStyle w:val="q4iawc"/>
                <w:rFonts w:eastAsiaTheme="majorEastAsia"/>
                <w:b/>
                <w:szCs w:val="24"/>
                <w:lang w:val="en"/>
              </w:rPr>
              <w:lastRenderedPageBreak/>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0547D0" w14:textId="77777777" w:rsidR="00ED73B3" w:rsidRPr="00DF5B7C" w:rsidRDefault="00ED73B3" w:rsidP="00C851B9">
            <w:pPr>
              <w:ind w:left="0"/>
              <w:jc w:val="both"/>
              <w:rPr>
                <w:szCs w:val="24"/>
              </w:rPr>
            </w:pPr>
            <w:r w:rsidRPr="00DF5B7C">
              <w:rPr>
                <w:rStyle w:val="q4iawc"/>
                <w:szCs w:val="24"/>
                <w:lang w:val="en"/>
              </w:rPr>
              <w:t>User, admin and partner</w:t>
            </w:r>
          </w:p>
        </w:tc>
      </w:tr>
      <w:tr w:rsidR="00ED73B3" w:rsidRPr="00ED745D" w14:paraId="0C723E30" w14:textId="77777777" w:rsidTr="00ED73B3">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CABD43" w14:textId="77777777" w:rsidR="00ED73B3" w:rsidRPr="00DF5B7C" w:rsidRDefault="00ED73B3" w:rsidP="00C851B9">
            <w:pPr>
              <w:ind w:left="62"/>
              <w:jc w:val="both"/>
              <w:rPr>
                <w:b/>
                <w:bCs/>
                <w:szCs w:val="24"/>
              </w:rPr>
            </w:pPr>
            <w:r>
              <w:rPr>
                <w:b/>
                <w:color w:val="000000"/>
                <w:szCs w:val="24"/>
                <w:shd w:val="clear" w:color="auto" w:fill="F5F5F5"/>
              </w:rPr>
              <w:t>A</w:t>
            </w:r>
            <w:r w:rsidRPr="00DF5B7C">
              <w:rPr>
                <w:b/>
                <w:color w:val="000000"/>
                <w:szCs w:val="24"/>
                <w:shd w:val="clear" w:color="auto" w:fill="F5F5F5"/>
              </w:rPr>
              <w:t>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CB9725" w14:textId="77777777" w:rsidR="00ED73B3" w:rsidRPr="00DF5B7C" w:rsidRDefault="00ED73B3" w:rsidP="00C851B9">
            <w:pPr>
              <w:ind w:left="0"/>
              <w:jc w:val="both"/>
              <w:rPr>
                <w:szCs w:val="24"/>
              </w:rPr>
            </w:pPr>
            <w:r>
              <w:rPr>
                <w:rStyle w:val="q4iawc"/>
                <w:lang w:val="en"/>
              </w:rPr>
              <w:t>HRM</w:t>
            </w:r>
          </w:p>
        </w:tc>
      </w:tr>
      <w:tr w:rsidR="00ED73B3" w:rsidRPr="00ED745D" w14:paraId="559FF754" w14:textId="77777777" w:rsidTr="00ED73B3">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85F74" w14:textId="77777777" w:rsidR="00ED73B3" w:rsidRPr="00A85340" w:rsidRDefault="00ED73B3" w:rsidP="00C851B9">
            <w:pPr>
              <w:ind w:left="62"/>
              <w:jc w:val="both"/>
              <w:rPr>
                <w:b/>
                <w:bCs/>
                <w:szCs w:val="24"/>
              </w:rPr>
            </w:pPr>
            <w:r w:rsidRPr="00A8534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029877" w14:textId="2DDA8780" w:rsidR="00ED73B3" w:rsidRPr="00DF5B7C" w:rsidRDefault="00ED73B3" w:rsidP="00C851B9">
            <w:pPr>
              <w:ind w:left="0"/>
              <w:jc w:val="both"/>
              <w:rPr>
                <w:szCs w:val="24"/>
              </w:rPr>
            </w:pPr>
            <w:r>
              <w:rPr>
                <w:rStyle w:val="q4iawc"/>
                <w:szCs w:val="24"/>
                <w:lang w:val="en"/>
              </w:rPr>
              <w:t>HRM/</w:t>
            </w:r>
            <w:proofErr w:type="spellStart"/>
            <w:r>
              <w:rPr>
                <w:rStyle w:val="q4iawc"/>
                <w:szCs w:val="24"/>
                <w:lang w:val="en"/>
              </w:rPr>
              <w:t>Request_leave</w:t>
            </w:r>
            <w:proofErr w:type="spellEnd"/>
          </w:p>
        </w:tc>
      </w:tr>
      <w:tr w:rsidR="00ED73B3" w:rsidRPr="00ED745D" w14:paraId="0658CB1B" w14:textId="77777777" w:rsidTr="00ED73B3">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E03325" w14:textId="77777777" w:rsidR="00ED73B3" w:rsidRPr="00A85340" w:rsidRDefault="00ED73B3" w:rsidP="00C851B9">
            <w:pPr>
              <w:ind w:left="62"/>
              <w:jc w:val="both"/>
              <w:rPr>
                <w:b/>
                <w:bCs/>
                <w:szCs w:val="24"/>
              </w:rPr>
            </w:pPr>
            <w:r w:rsidRPr="00A8534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170648" w14:textId="0DDA76EF" w:rsidR="00ED73B3" w:rsidRPr="00DF5B7C" w:rsidRDefault="00ED73B3" w:rsidP="00C851B9">
            <w:pPr>
              <w:ind w:left="0"/>
              <w:jc w:val="both"/>
              <w:rPr>
                <w:szCs w:val="24"/>
              </w:rPr>
            </w:pPr>
            <w:r w:rsidRPr="00DF5B7C">
              <w:rPr>
                <w:rStyle w:val="q4iawc"/>
                <w:szCs w:val="24"/>
                <w:lang w:val="en"/>
              </w:rPr>
              <w:t xml:space="preserve">User already have account </w:t>
            </w:r>
            <w:r>
              <w:rPr>
                <w:rStyle w:val="q4iawc"/>
                <w:szCs w:val="24"/>
                <w:lang w:val="en"/>
              </w:rPr>
              <w:t>can login into website and perform take a leave of absence or annual leave</w:t>
            </w:r>
          </w:p>
        </w:tc>
      </w:tr>
      <w:tr w:rsidR="00ED73B3" w:rsidRPr="00ED745D" w14:paraId="33B8BAED" w14:textId="77777777" w:rsidTr="00ED73B3">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748136" w14:textId="77777777" w:rsidR="00ED73B3" w:rsidRPr="00A85340" w:rsidRDefault="00ED73B3" w:rsidP="00C851B9">
            <w:pPr>
              <w:ind w:left="0"/>
              <w:jc w:val="both"/>
              <w:rPr>
                <w:b/>
                <w:bCs/>
                <w:szCs w:val="24"/>
              </w:rPr>
            </w:pPr>
            <w:r w:rsidRPr="00A8534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8DA325" w14:textId="1356B18F" w:rsidR="00ED73B3" w:rsidRPr="00DF5B7C" w:rsidRDefault="00ED73B3" w:rsidP="00C851B9">
            <w:pPr>
              <w:ind w:left="0"/>
              <w:jc w:val="both"/>
              <w:rPr>
                <w:szCs w:val="24"/>
              </w:rPr>
            </w:pPr>
            <w:r w:rsidRPr="00DF5B7C">
              <w:rPr>
                <w:szCs w:val="24"/>
              </w:rPr>
              <w:t xml:space="preserve">System show </w:t>
            </w:r>
            <w:r>
              <w:rPr>
                <w:szCs w:val="24"/>
              </w:rPr>
              <w:t>number of days off per year (number of days off/remaining days off) or allow to edit/create/delete application for leave</w:t>
            </w:r>
          </w:p>
        </w:tc>
      </w:tr>
    </w:tbl>
    <w:p w14:paraId="50E7F2EF" w14:textId="2C734EC8" w:rsidR="00ED73B3" w:rsidRDefault="00ED73B3" w:rsidP="00C851B9">
      <w:pPr>
        <w:pStyle w:val="Heading3"/>
        <w:numPr>
          <w:ilvl w:val="2"/>
          <w:numId w:val="31"/>
        </w:numPr>
        <w:rPr>
          <w:rStyle w:val="q4iawc"/>
          <w:rFonts w:ascii="Times New Roman" w:hAnsi="Times New Roman"/>
          <w:sz w:val="26"/>
          <w:szCs w:val="26"/>
        </w:rPr>
      </w:pPr>
      <w:bookmarkStart w:id="38" w:name="_Toc109314456"/>
      <w:r>
        <w:rPr>
          <w:rStyle w:val="q4iawc"/>
          <w:rFonts w:ascii="Times New Roman" w:hAnsi="Times New Roman"/>
          <w:sz w:val="26"/>
          <w:szCs w:val="26"/>
        </w:rPr>
        <w:t>Request Leave Screen</w:t>
      </w:r>
      <w:bookmarkEnd w:id="38"/>
    </w:p>
    <w:p w14:paraId="6D5F96AF" w14:textId="3DD5ED65" w:rsidR="00ED73B3" w:rsidRDefault="00ED73B3" w:rsidP="00C851B9">
      <w:pPr>
        <w:keepNext/>
        <w:jc w:val="both"/>
      </w:pPr>
      <w:r>
        <w:t xml:space="preserve">  </w:t>
      </w:r>
      <w:r>
        <w:rPr>
          <w:noProof/>
          <w:snapToGrid/>
        </w:rPr>
        <w:t xml:space="preserve">            </w:t>
      </w:r>
      <w:r w:rsidR="000C669A" w:rsidRPr="000C669A">
        <w:rPr>
          <w:noProof/>
          <w:snapToGrid/>
        </w:rPr>
        <w:drawing>
          <wp:inline distT="0" distB="0" distL="0" distR="0" wp14:anchorId="53010173" wp14:editId="187F23D7">
            <wp:extent cx="5941695" cy="16706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1670685"/>
                    </a:xfrm>
                    <a:prstGeom prst="rect">
                      <a:avLst/>
                    </a:prstGeom>
                  </pic:spPr>
                </pic:pic>
              </a:graphicData>
            </a:graphic>
          </wp:inline>
        </w:drawing>
      </w:r>
      <w:r>
        <w:rPr>
          <w:noProof/>
          <w:snapToGrid/>
        </w:rPr>
        <w:t xml:space="preserve">       </w:t>
      </w:r>
    </w:p>
    <w:p w14:paraId="0724ABF1" w14:textId="77777777" w:rsidR="00ED73B3" w:rsidRPr="00873D86" w:rsidRDefault="00ED73B3" w:rsidP="00C851B9">
      <w:pPr>
        <w:jc w:val="both"/>
      </w:pPr>
    </w:p>
    <w:p w14:paraId="24E4F37A" w14:textId="77777777" w:rsidR="00ED73B3" w:rsidRDefault="00ED73B3" w:rsidP="00C851B9">
      <w:pPr>
        <w:jc w:val="both"/>
      </w:pPr>
      <w:r>
        <w:t>Screen description:</w:t>
      </w:r>
    </w:p>
    <w:tbl>
      <w:tblPr>
        <w:tblStyle w:val="TableGrid"/>
        <w:tblW w:w="9283" w:type="dxa"/>
        <w:tblInd w:w="493" w:type="dxa"/>
        <w:tblLook w:val="04A0" w:firstRow="1" w:lastRow="0" w:firstColumn="1" w:lastColumn="0" w:noHBand="0" w:noVBand="1"/>
      </w:tblPr>
      <w:tblGrid>
        <w:gridCol w:w="999"/>
        <w:gridCol w:w="1316"/>
        <w:gridCol w:w="1199"/>
        <w:gridCol w:w="1076"/>
        <w:gridCol w:w="1292"/>
        <w:gridCol w:w="1683"/>
        <w:gridCol w:w="1718"/>
      </w:tblGrid>
      <w:tr w:rsidR="00024DD3" w:rsidRPr="00C51F00" w14:paraId="41124570" w14:textId="77777777" w:rsidTr="00AA4714">
        <w:tc>
          <w:tcPr>
            <w:tcW w:w="999" w:type="dxa"/>
          </w:tcPr>
          <w:p w14:paraId="7E5D4843" w14:textId="77777777" w:rsidR="00ED73B3" w:rsidRPr="00C51F00" w:rsidRDefault="00ED73B3" w:rsidP="00C851B9">
            <w:pPr>
              <w:ind w:left="0"/>
              <w:jc w:val="both"/>
              <w:rPr>
                <w:sz w:val="22"/>
                <w:szCs w:val="22"/>
              </w:rPr>
            </w:pPr>
            <w:r w:rsidRPr="00C51F00">
              <w:rPr>
                <w:sz w:val="22"/>
                <w:szCs w:val="22"/>
              </w:rPr>
              <w:t>#</w:t>
            </w:r>
          </w:p>
        </w:tc>
        <w:tc>
          <w:tcPr>
            <w:tcW w:w="1316" w:type="dxa"/>
          </w:tcPr>
          <w:p w14:paraId="5BAA3457" w14:textId="77777777" w:rsidR="00ED73B3" w:rsidRPr="00C51F00" w:rsidRDefault="00ED73B3" w:rsidP="00C851B9">
            <w:pPr>
              <w:ind w:left="0"/>
              <w:jc w:val="both"/>
              <w:rPr>
                <w:sz w:val="22"/>
                <w:szCs w:val="22"/>
              </w:rPr>
            </w:pPr>
            <w:r w:rsidRPr="00C51F00">
              <w:rPr>
                <w:sz w:val="22"/>
                <w:szCs w:val="22"/>
              </w:rPr>
              <w:t>Name</w:t>
            </w:r>
          </w:p>
        </w:tc>
        <w:tc>
          <w:tcPr>
            <w:tcW w:w="1199" w:type="dxa"/>
          </w:tcPr>
          <w:p w14:paraId="2BA6CD24" w14:textId="77777777" w:rsidR="00ED73B3" w:rsidRPr="00C51F00" w:rsidRDefault="00ED73B3" w:rsidP="00C851B9">
            <w:pPr>
              <w:ind w:left="0"/>
              <w:jc w:val="both"/>
              <w:rPr>
                <w:sz w:val="22"/>
                <w:szCs w:val="22"/>
              </w:rPr>
            </w:pPr>
            <w:r w:rsidRPr="00C51F00">
              <w:rPr>
                <w:sz w:val="22"/>
                <w:szCs w:val="22"/>
              </w:rPr>
              <w:t>Control Type</w:t>
            </w:r>
          </w:p>
        </w:tc>
        <w:tc>
          <w:tcPr>
            <w:tcW w:w="1076" w:type="dxa"/>
          </w:tcPr>
          <w:p w14:paraId="3918A842" w14:textId="77777777" w:rsidR="00ED73B3" w:rsidRPr="00C51F00" w:rsidRDefault="00ED73B3" w:rsidP="00C851B9">
            <w:pPr>
              <w:ind w:left="0"/>
              <w:jc w:val="both"/>
              <w:rPr>
                <w:sz w:val="22"/>
                <w:szCs w:val="22"/>
              </w:rPr>
            </w:pPr>
            <w:r w:rsidRPr="00C51F00">
              <w:rPr>
                <w:sz w:val="22"/>
                <w:szCs w:val="22"/>
              </w:rPr>
              <w:t>Edit</w:t>
            </w:r>
          </w:p>
        </w:tc>
        <w:tc>
          <w:tcPr>
            <w:tcW w:w="1292" w:type="dxa"/>
          </w:tcPr>
          <w:p w14:paraId="01FBBF13" w14:textId="77777777" w:rsidR="00ED73B3" w:rsidRPr="00C51F00" w:rsidRDefault="00ED73B3" w:rsidP="00C851B9">
            <w:pPr>
              <w:ind w:left="0"/>
              <w:jc w:val="both"/>
              <w:rPr>
                <w:sz w:val="22"/>
                <w:szCs w:val="22"/>
              </w:rPr>
            </w:pPr>
            <w:r w:rsidRPr="00C51F00">
              <w:rPr>
                <w:sz w:val="22"/>
                <w:szCs w:val="22"/>
              </w:rPr>
              <w:t>Obligatory</w:t>
            </w:r>
          </w:p>
        </w:tc>
        <w:tc>
          <w:tcPr>
            <w:tcW w:w="1683" w:type="dxa"/>
          </w:tcPr>
          <w:p w14:paraId="31DE003D" w14:textId="77777777" w:rsidR="00ED73B3" w:rsidRPr="00C51F00" w:rsidRDefault="00ED73B3" w:rsidP="00C851B9">
            <w:pPr>
              <w:ind w:left="0"/>
              <w:jc w:val="both"/>
              <w:rPr>
                <w:sz w:val="22"/>
                <w:szCs w:val="22"/>
              </w:rPr>
            </w:pPr>
            <w:r w:rsidRPr="00C51F00">
              <w:rPr>
                <w:sz w:val="22"/>
                <w:szCs w:val="22"/>
              </w:rPr>
              <w:t>Default Value</w:t>
            </w:r>
          </w:p>
        </w:tc>
        <w:tc>
          <w:tcPr>
            <w:tcW w:w="1718" w:type="dxa"/>
          </w:tcPr>
          <w:p w14:paraId="2CBBF0D1" w14:textId="77777777" w:rsidR="00ED73B3" w:rsidRPr="00C51F00" w:rsidRDefault="00ED73B3" w:rsidP="00C851B9">
            <w:pPr>
              <w:ind w:left="0"/>
              <w:jc w:val="both"/>
              <w:rPr>
                <w:sz w:val="22"/>
                <w:szCs w:val="22"/>
              </w:rPr>
            </w:pPr>
            <w:r w:rsidRPr="00C51F00">
              <w:rPr>
                <w:sz w:val="22"/>
                <w:szCs w:val="22"/>
              </w:rPr>
              <w:t>Description</w:t>
            </w:r>
          </w:p>
        </w:tc>
      </w:tr>
      <w:tr w:rsidR="00024DD3" w:rsidRPr="00C51F00" w14:paraId="6E033E3F" w14:textId="77777777" w:rsidTr="00AA4714">
        <w:trPr>
          <w:trHeight w:val="995"/>
        </w:trPr>
        <w:tc>
          <w:tcPr>
            <w:tcW w:w="999" w:type="dxa"/>
          </w:tcPr>
          <w:p w14:paraId="74FEA669" w14:textId="77777777" w:rsidR="00ED73B3" w:rsidRPr="00C51F00" w:rsidRDefault="00ED73B3" w:rsidP="00C851B9">
            <w:pPr>
              <w:ind w:left="0"/>
              <w:jc w:val="both"/>
              <w:rPr>
                <w:sz w:val="22"/>
                <w:szCs w:val="22"/>
              </w:rPr>
            </w:pPr>
            <w:r w:rsidRPr="00C51F00">
              <w:rPr>
                <w:sz w:val="22"/>
                <w:szCs w:val="22"/>
              </w:rPr>
              <w:t>1</w:t>
            </w:r>
          </w:p>
        </w:tc>
        <w:tc>
          <w:tcPr>
            <w:tcW w:w="1316" w:type="dxa"/>
          </w:tcPr>
          <w:p w14:paraId="68430A58" w14:textId="1C1CD991" w:rsidR="00ED73B3" w:rsidRPr="00C51F00" w:rsidRDefault="000C669A" w:rsidP="00C851B9">
            <w:pPr>
              <w:ind w:left="0"/>
              <w:jc w:val="both"/>
              <w:rPr>
                <w:sz w:val="22"/>
                <w:szCs w:val="22"/>
              </w:rPr>
            </w:pPr>
            <w:r>
              <w:rPr>
                <w:sz w:val="22"/>
                <w:szCs w:val="22"/>
              </w:rPr>
              <w:t>Employee Name</w:t>
            </w:r>
          </w:p>
        </w:tc>
        <w:tc>
          <w:tcPr>
            <w:tcW w:w="1199" w:type="dxa"/>
          </w:tcPr>
          <w:p w14:paraId="6EF0CA14" w14:textId="1655B6E8" w:rsidR="00ED73B3" w:rsidRPr="00C51F00" w:rsidRDefault="00B762C5" w:rsidP="00C851B9">
            <w:pPr>
              <w:ind w:left="0"/>
              <w:jc w:val="both"/>
              <w:rPr>
                <w:sz w:val="22"/>
                <w:szCs w:val="22"/>
              </w:rPr>
            </w:pPr>
            <w:r>
              <w:rPr>
                <w:sz w:val="22"/>
                <w:szCs w:val="22"/>
              </w:rPr>
              <w:t>Text</w:t>
            </w:r>
          </w:p>
        </w:tc>
        <w:tc>
          <w:tcPr>
            <w:tcW w:w="1076" w:type="dxa"/>
          </w:tcPr>
          <w:p w14:paraId="268541A0" w14:textId="77777777" w:rsidR="00ED73B3" w:rsidRPr="00C51F00" w:rsidRDefault="00ED73B3" w:rsidP="00C851B9">
            <w:pPr>
              <w:ind w:left="0"/>
              <w:jc w:val="both"/>
              <w:rPr>
                <w:sz w:val="22"/>
                <w:szCs w:val="22"/>
              </w:rPr>
            </w:pPr>
            <w:r w:rsidRPr="00C51F00">
              <w:rPr>
                <w:sz w:val="22"/>
                <w:szCs w:val="22"/>
              </w:rPr>
              <w:t>Yes</w:t>
            </w:r>
          </w:p>
        </w:tc>
        <w:tc>
          <w:tcPr>
            <w:tcW w:w="1292" w:type="dxa"/>
          </w:tcPr>
          <w:p w14:paraId="61336161" w14:textId="77777777" w:rsidR="00ED73B3" w:rsidRPr="00C51F00" w:rsidRDefault="00ED73B3" w:rsidP="00C851B9">
            <w:pPr>
              <w:ind w:left="0"/>
              <w:jc w:val="both"/>
              <w:rPr>
                <w:sz w:val="22"/>
                <w:szCs w:val="22"/>
              </w:rPr>
            </w:pPr>
            <w:r w:rsidRPr="00C51F00">
              <w:rPr>
                <w:sz w:val="22"/>
                <w:szCs w:val="22"/>
              </w:rPr>
              <w:t>Yes</w:t>
            </w:r>
          </w:p>
        </w:tc>
        <w:tc>
          <w:tcPr>
            <w:tcW w:w="1683" w:type="dxa"/>
          </w:tcPr>
          <w:p w14:paraId="0B2BA04E" w14:textId="6F3ED5AA" w:rsidR="00ED73B3" w:rsidRPr="00C51F00" w:rsidRDefault="00ED73B3" w:rsidP="00C851B9">
            <w:pPr>
              <w:ind w:left="0"/>
              <w:jc w:val="both"/>
              <w:rPr>
                <w:sz w:val="22"/>
                <w:szCs w:val="22"/>
              </w:rPr>
            </w:pPr>
            <w:r w:rsidRPr="00C51F00">
              <w:rPr>
                <w:sz w:val="22"/>
                <w:szCs w:val="22"/>
              </w:rPr>
              <w:t>50 characters</w:t>
            </w:r>
          </w:p>
        </w:tc>
        <w:tc>
          <w:tcPr>
            <w:tcW w:w="1718" w:type="dxa"/>
          </w:tcPr>
          <w:p w14:paraId="23B1908D" w14:textId="3198A6E3" w:rsidR="00ED73B3" w:rsidRPr="00C51F00" w:rsidRDefault="00B762C5" w:rsidP="00C851B9">
            <w:pPr>
              <w:ind w:left="0"/>
              <w:jc w:val="both"/>
              <w:rPr>
                <w:sz w:val="22"/>
                <w:szCs w:val="22"/>
              </w:rPr>
            </w:pPr>
            <w:r>
              <w:rPr>
                <w:sz w:val="22"/>
                <w:szCs w:val="22"/>
              </w:rPr>
              <w:t xml:space="preserve">System show user name </w:t>
            </w:r>
          </w:p>
        </w:tc>
      </w:tr>
      <w:tr w:rsidR="00024DD3" w:rsidRPr="00C51F00" w14:paraId="26560A6B" w14:textId="77777777" w:rsidTr="00AA4714">
        <w:tc>
          <w:tcPr>
            <w:tcW w:w="999" w:type="dxa"/>
          </w:tcPr>
          <w:p w14:paraId="0D77EC9A" w14:textId="77777777" w:rsidR="00ED73B3" w:rsidRPr="00C51F00" w:rsidRDefault="00ED73B3" w:rsidP="00C851B9">
            <w:pPr>
              <w:ind w:left="0"/>
              <w:jc w:val="both"/>
              <w:rPr>
                <w:sz w:val="22"/>
                <w:szCs w:val="22"/>
              </w:rPr>
            </w:pPr>
            <w:r w:rsidRPr="00C51F00">
              <w:rPr>
                <w:sz w:val="22"/>
                <w:szCs w:val="22"/>
              </w:rPr>
              <w:t>2</w:t>
            </w:r>
          </w:p>
        </w:tc>
        <w:tc>
          <w:tcPr>
            <w:tcW w:w="1316" w:type="dxa"/>
          </w:tcPr>
          <w:p w14:paraId="4CBC9135" w14:textId="61749A10" w:rsidR="00ED73B3" w:rsidRPr="00C51F00" w:rsidRDefault="000C669A" w:rsidP="00C851B9">
            <w:pPr>
              <w:ind w:left="0"/>
              <w:jc w:val="both"/>
              <w:rPr>
                <w:sz w:val="22"/>
                <w:szCs w:val="22"/>
              </w:rPr>
            </w:pPr>
            <w:r>
              <w:rPr>
                <w:sz w:val="22"/>
                <w:szCs w:val="22"/>
              </w:rPr>
              <w:t>Policy</w:t>
            </w:r>
          </w:p>
        </w:tc>
        <w:tc>
          <w:tcPr>
            <w:tcW w:w="1199" w:type="dxa"/>
          </w:tcPr>
          <w:p w14:paraId="791B801B" w14:textId="23AA4DD7" w:rsidR="00ED73B3" w:rsidRPr="00C51F00" w:rsidRDefault="00B762C5" w:rsidP="00C851B9">
            <w:pPr>
              <w:ind w:left="0"/>
              <w:jc w:val="both"/>
              <w:rPr>
                <w:sz w:val="22"/>
                <w:szCs w:val="22"/>
              </w:rPr>
            </w:pPr>
            <w:r>
              <w:rPr>
                <w:sz w:val="22"/>
                <w:szCs w:val="22"/>
              </w:rPr>
              <w:t>Text</w:t>
            </w:r>
          </w:p>
        </w:tc>
        <w:tc>
          <w:tcPr>
            <w:tcW w:w="1076" w:type="dxa"/>
          </w:tcPr>
          <w:p w14:paraId="2F0E948E" w14:textId="77777777" w:rsidR="00ED73B3" w:rsidRPr="00C51F00" w:rsidRDefault="00ED73B3" w:rsidP="00C851B9">
            <w:pPr>
              <w:ind w:left="0"/>
              <w:jc w:val="both"/>
              <w:rPr>
                <w:sz w:val="22"/>
                <w:szCs w:val="22"/>
              </w:rPr>
            </w:pPr>
            <w:r w:rsidRPr="00C51F00">
              <w:rPr>
                <w:sz w:val="22"/>
                <w:szCs w:val="22"/>
              </w:rPr>
              <w:t>Yes</w:t>
            </w:r>
          </w:p>
        </w:tc>
        <w:tc>
          <w:tcPr>
            <w:tcW w:w="1292" w:type="dxa"/>
          </w:tcPr>
          <w:p w14:paraId="5D65D218" w14:textId="77777777" w:rsidR="00ED73B3" w:rsidRPr="00C51F00" w:rsidRDefault="00ED73B3" w:rsidP="00C851B9">
            <w:pPr>
              <w:ind w:left="0"/>
              <w:jc w:val="both"/>
              <w:rPr>
                <w:sz w:val="22"/>
                <w:szCs w:val="22"/>
              </w:rPr>
            </w:pPr>
            <w:r w:rsidRPr="00C51F00">
              <w:rPr>
                <w:sz w:val="22"/>
                <w:szCs w:val="22"/>
              </w:rPr>
              <w:t>Yes</w:t>
            </w:r>
          </w:p>
        </w:tc>
        <w:tc>
          <w:tcPr>
            <w:tcW w:w="1683" w:type="dxa"/>
          </w:tcPr>
          <w:p w14:paraId="0889E24B" w14:textId="77777777" w:rsidR="00ED73B3" w:rsidRDefault="00B762C5" w:rsidP="00C851B9">
            <w:pPr>
              <w:ind w:left="0"/>
              <w:jc w:val="both"/>
              <w:rPr>
                <w:sz w:val="22"/>
                <w:szCs w:val="22"/>
              </w:rPr>
            </w:pPr>
            <w:r>
              <w:rPr>
                <w:sz w:val="22"/>
                <w:szCs w:val="22"/>
              </w:rPr>
              <w:t>Annual leave</w:t>
            </w:r>
          </w:p>
          <w:p w14:paraId="5DCDC3D1" w14:textId="77777777" w:rsidR="00B762C5" w:rsidRDefault="00B762C5" w:rsidP="00C851B9">
            <w:pPr>
              <w:ind w:left="0"/>
              <w:jc w:val="both"/>
              <w:rPr>
                <w:sz w:val="22"/>
                <w:szCs w:val="22"/>
              </w:rPr>
            </w:pPr>
            <w:r>
              <w:rPr>
                <w:sz w:val="22"/>
                <w:szCs w:val="22"/>
              </w:rPr>
              <w:lastRenderedPageBreak/>
              <w:t>Casual leave</w:t>
            </w:r>
          </w:p>
          <w:p w14:paraId="2639B9A3" w14:textId="10D9564C" w:rsidR="00B762C5" w:rsidRPr="00C51F00" w:rsidRDefault="00B762C5" w:rsidP="00C851B9">
            <w:pPr>
              <w:ind w:left="0"/>
              <w:jc w:val="both"/>
              <w:rPr>
                <w:sz w:val="22"/>
                <w:szCs w:val="22"/>
              </w:rPr>
            </w:pPr>
            <w:r>
              <w:rPr>
                <w:sz w:val="22"/>
                <w:szCs w:val="22"/>
              </w:rPr>
              <w:t>Policy</w:t>
            </w:r>
          </w:p>
        </w:tc>
        <w:tc>
          <w:tcPr>
            <w:tcW w:w="1718" w:type="dxa"/>
          </w:tcPr>
          <w:p w14:paraId="0F9370AB" w14:textId="02F4DF1B" w:rsidR="00ED73B3" w:rsidRPr="00C51F00" w:rsidRDefault="00B762C5" w:rsidP="00C851B9">
            <w:pPr>
              <w:ind w:left="0"/>
              <w:jc w:val="both"/>
              <w:rPr>
                <w:sz w:val="22"/>
                <w:szCs w:val="22"/>
              </w:rPr>
            </w:pPr>
            <w:r>
              <w:rPr>
                <w:sz w:val="22"/>
                <w:szCs w:val="22"/>
              </w:rPr>
              <w:lastRenderedPageBreak/>
              <w:t xml:space="preserve">System show </w:t>
            </w:r>
            <w:r>
              <w:rPr>
                <w:sz w:val="22"/>
                <w:szCs w:val="22"/>
              </w:rPr>
              <w:lastRenderedPageBreak/>
              <w:t xml:space="preserve">type of policy </w:t>
            </w:r>
          </w:p>
        </w:tc>
      </w:tr>
      <w:tr w:rsidR="00024DD3" w:rsidRPr="00C51F00" w14:paraId="7BA93923" w14:textId="77777777" w:rsidTr="00AA4714">
        <w:tc>
          <w:tcPr>
            <w:tcW w:w="999" w:type="dxa"/>
          </w:tcPr>
          <w:p w14:paraId="4DDA6A7C" w14:textId="77777777" w:rsidR="00ED73B3" w:rsidRPr="00C51F00" w:rsidRDefault="00ED73B3" w:rsidP="00C851B9">
            <w:pPr>
              <w:ind w:left="0"/>
              <w:jc w:val="both"/>
              <w:rPr>
                <w:sz w:val="22"/>
                <w:szCs w:val="22"/>
              </w:rPr>
            </w:pPr>
            <w:r w:rsidRPr="00C51F00">
              <w:rPr>
                <w:sz w:val="22"/>
                <w:szCs w:val="22"/>
              </w:rPr>
              <w:lastRenderedPageBreak/>
              <w:t>3</w:t>
            </w:r>
          </w:p>
        </w:tc>
        <w:tc>
          <w:tcPr>
            <w:tcW w:w="1316" w:type="dxa"/>
          </w:tcPr>
          <w:p w14:paraId="4F33F90D" w14:textId="0D0CABAB" w:rsidR="00ED73B3" w:rsidRPr="00C51F00" w:rsidRDefault="00ED73B3" w:rsidP="000C669A">
            <w:pPr>
              <w:ind w:left="0"/>
              <w:jc w:val="both"/>
              <w:rPr>
                <w:sz w:val="22"/>
                <w:szCs w:val="22"/>
              </w:rPr>
            </w:pPr>
            <w:r>
              <w:rPr>
                <w:sz w:val="22"/>
                <w:szCs w:val="22"/>
              </w:rPr>
              <w:t>R</w:t>
            </w:r>
            <w:r w:rsidR="000C669A">
              <w:rPr>
                <w:sz w:val="22"/>
                <w:szCs w:val="22"/>
              </w:rPr>
              <w:t>equest</w:t>
            </w:r>
          </w:p>
        </w:tc>
        <w:tc>
          <w:tcPr>
            <w:tcW w:w="1199" w:type="dxa"/>
          </w:tcPr>
          <w:p w14:paraId="17E6580B" w14:textId="2598D92D" w:rsidR="00ED73B3" w:rsidRPr="00C51F00" w:rsidRDefault="00B762C5" w:rsidP="00C851B9">
            <w:pPr>
              <w:ind w:left="0"/>
              <w:jc w:val="both"/>
              <w:rPr>
                <w:sz w:val="22"/>
                <w:szCs w:val="22"/>
              </w:rPr>
            </w:pPr>
            <w:r>
              <w:rPr>
                <w:sz w:val="22"/>
                <w:szCs w:val="22"/>
              </w:rPr>
              <w:t>Text</w:t>
            </w:r>
          </w:p>
        </w:tc>
        <w:tc>
          <w:tcPr>
            <w:tcW w:w="1076" w:type="dxa"/>
          </w:tcPr>
          <w:p w14:paraId="7ACC5C2F" w14:textId="50244883" w:rsidR="00ED73B3" w:rsidRPr="00C51F00" w:rsidRDefault="00B762C5" w:rsidP="00C851B9">
            <w:pPr>
              <w:ind w:left="0"/>
              <w:jc w:val="both"/>
              <w:rPr>
                <w:sz w:val="22"/>
                <w:szCs w:val="22"/>
              </w:rPr>
            </w:pPr>
            <w:r w:rsidRPr="00C51F00">
              <w:rPr>
                <w:sz w:val="22"/>
                <w:szCs w:val="22"/>
              </w:rPr>
              <w:t>Yes</w:t>
            </w:r>
          </w:p>
        </w:tc>
        <w:tc>
          <w:tcPr>
            <w:tcW w:w="1292" w:type="dxa"/>
          </w:tcPr>
          <w:p w14:paraId="0CF96E24" w14:textId="77777777" w:rsidR="00ED73B3" w:rsidRPr="00C51F00" w:rsidRDefault="00ED73B3" w:rsidP="00C851B9">
            <w:pPr>
              <w:ind w:left="0"/>
              <w:jc w:val="both"/>
              <w:rPr>
                <w:sz w:val="22"/>
                <w:szCs w:val="22"/>
              </w:rPr>
            </w:pPr>
            <w:r w:rsidRPr="00C51F00">
              <w:rPr>
                <w:sz w:val="22"/>
                <w:szCs w:val="22"/>
              </w:rPr>
              <w:t>Yes</w:t>
            </w:r>
          </w:p>
        </w:tc>
        <w:tc>
          <w:tcPr>
            <w:tcW w:w="1683" w:type="dxa"/>
          </w:tcPr>
          <w:p w14:paraId="58030051" w14:textId="6EF3C736" w:rsidR="00ED73B3" w:rsidRPr="00C51F00" w:rsidRDefault="00B762C5" w:rsidP="00C851B9">
            <w:pPr>
              <w:ind w:left="0"/>
              <w:jc w:val="both"/>
              <w:rPr>
                <w:sz w:val="22"/>
                <w:szCs w:val="22"/>
              </w:rPr>
            </w:pPr>
            <w:r>
              <w:rPr>
                <w:sz w:val="22"/>
                <w:szCs w:val="22"/>
              </w:rPr>
              <w:t>DD:MM:YYYY</w:t>
            </w:r>
          </w:p>
        </w:tc>
        <w:tc>
          <w:tcPr>
            <w:tcW w:w="1718" w:type="dxa"/>
          </w:tcPr>
          <w:p w14:paraId="063007D5" w14:textId="13C98BD4" w:rsidR="00ED73B3" w:rsidRPr="00C51F00" w:rsidRDefault="00B762C5" w:rsidP="00B762C5">
            <w:pPr>
              <w:ind w:left="0"/>
              <w:jc w:val="both"/>
              <w:rPr>
                <w:sz w:val="22"/>
                <w:szCs w:val="22"/>
              </w:rPr>
            </w:pPr>
            <w:r>
              <w:rPr>
                <w:sz w:val="22"/>
                <w:szCs w:val="22"/>
              </w:rPr>
              <w:t>System show the number days off of the user</w:t>
            </w:r>
          </w:p>
        </w:tc>
      </w:tr>
      <w:tr w:rsidR="00024DD3" w:rsidRPr="00C51F00" w14:paraId="61127E38" w14:textId="77777777" w:rsidTr="00AA4714">
        <w:tc>
          <w:tcPr>
            <w:tcW w:w="999" w:type="dxa"/>
          </w:tcPr>
          <w:p w14:paraId="2601EDDA" w14:textId="77777777" w:rsidR="00ED73B3" w:rsidRPr="00C51F00" w:rsidRDefault="00ED73B3" w:rsidP="00C851B9">
            <w:pPr>
              <w:ind w:left="0"/>
              <w:jc w:val="both"/>
              <w:rPr>
                <w:sz w:val="22"/>
                <w:szCs w:val="22"/>
              </w:rPr>
            </w:pPr>
            <w:r w:rsidRPr="00C51F00">
              <w:rPr>
                <w:sz w:val="22"/>
                <w:szCs w:val="22"/>
              </w:rPr>
              <w:t>4</w:t>
            </w:r>
          </w:p>
        </w:tc>
        <w:tc>
          <w:tcPr>
            <w:tcW w:w="1316" w:type="dxa"/>
          </w:tcPr>
          <w:p w14:paraId="330E7AAB" w14:textId="050D0630" w:rsidR="00ED73B3" w:rsidRPr="00C51F00" w:rsidRDefault="000C669A" w:rsidP="00C851B9">
            <w:pPr>
              <w:ind w:left="0"/>
              <w:jc w:val="both"/>
              <w:rPr>
                <w:sz w:val="22"/>
                <w:szCs w:val="22"/>
              </w:rPr>
            </w:pPr>
            <w:r>
              <w:rPr>
                <w:sz w:val="22"/>
                <w:szCs w:val="22"/>
              </w:rPr>
              <w:t>Available</w:t>
            </w:r>
          </w:p>
        </w:tc>
        <w:tc>
          <w:tcPr>
            <w:tcW w:w="1199" w:type="dxa"/>
          </w:tcPr>
          <w:p w14:paraId="4D84CDFC" w14:textId="63C17DC1" w:rsidR="00ED73B3" w:rsidRPr="00C51F00" w:rsidRDefault="00B762C5" w:rsidP="00C851B9">
            <w:pPr>
              <w:ind w:left="0"/>
              <w:jc w:val="both"/>
              <w:rPr>
                <w:sz w:val="22"/>
                <w:szCs w:val="22"/>
              </w:rPr>
            </w:pPr>
            <w:r>
              <w:rPr>
                <w:sz w:val="22"/>
                <w:szCs w:val="22"/>
              </w:rPr>
              <w:t>Text</w:t>
            </w:r>
          </w:p>
        </w:tc>
        <w:tc>
          <w:tcPr>
            <w:tcW w:w="1076" w:type="dxa"/>
          </w:tcPr>
          <w:p w14:paraId="7ADF0A8B" w14:textId="6BAA9413" w:rsidR="00ED73B3" w:rsidRPr="00C51F00" w:rsidRDefault="00B762C5" w:rsidP="00C851B9">
            <w:pPr>
              <w:ind w:left="0"/>
              <w:jc w:val="both"/>
              <w:rPr>
                <w:sz w:val="22"/>
                <w:szCs w:val="22"/>
              </w:rPr>
            </w:pPr>
            <w:r w:rsidRPr="00C51F00">
              <w:rPr>
                <w:sz w:val="22"/>
                <w:szCs w:val="22"/>
              </w:rPr>
              <w:t>Yes</w:t>
            </w:r>
          </w:p>
        </w:tc>
        <w:tc>
          <w:tcPr>
            <w:tcW w:w="1292" w:type="dxa"/>
          </w:tcPr>
          <w:p w14:paraId="59A47A12" w14:textId="77777777" w:rsidR="00ED73B3" w:rsidRPr="00C51F00" w:rsidRDefault="00ED73B3" w:rsidP="00C851B9">
            <w:pPr>
              <w:ind w:left="0"/>
              <w:jc w:val="both"/>
              <w:rPr>
                <w:sz w:val="22"/>
                <w:szCs w:val="22"/>
              </w:rPr>
            </w:pPr>
            <w:r w:rsidRPr="00C51F00">
              <w:rPr>
                <w:sz w:val="22"/>
                <w:szCs w:val="22"/>
              </w:rPr>
              <w:t>Yes</w:t>
            </w:r>
          </w:p>
        </w:tc>
        <w:tc>
          <w:tcPr>
            <w:tcW w:w="1683" w:type="dxa"/>
          </w:tcPr>
          <w:p w14:paraId="15EBDCE2" w14:textId="75E43071" w:rsidR="00ED73B3" w:rsidRPr="00C51F00" w:rsidRDefault="00B762C5" w:rsidP="00C851B9">
            <w:pPr>
              <w:ind w:left="0"/>
              <w:jc w:val="both"/>
              <w:rPr>
                <w:sz w:val="22"/>
                <w:szCs w:val="22"/>
              </w:rPr>
            </w:pPr>
            <w:r>
              <w:rPr>
                <w:sz w:val="22"/>
                <w:szCs w:val="22"/>
              </w:rPr>
              <w:t xml:space="preserve">50 </w:t>
            </w:r>
            <w:r w:rsidRPr="00C51F00">
              <w:rPr>
                <w:sz w:val="22"/>
                <w:szCs w:val="22"/>
              </w:rPr>
              <w:t>characters</w:t>
            </w:r>
          </w:p>
        </w:tc>
        <w:tc>
          <w:tcPr>
            <w:tcW w:w="1718" w:type="dxa"/>
          </w:tcPr>
          <w:p w14:paraId="14858380" w14:textId="61F48769" w:rsidR="00ED73B3" w:rsidRPr="00C51F00" w:rsidRDefault="00B762C5" w:rsidP="00C851B9">
            <w:pPr>
              <w:ind w:left="0"/>
              <w:jc w:val="both"/>
              <w:rPr>
                <w:sz w:val="22"/>
                <w:szCs w:val="22"/>
              </w:rPr>
            </w:pPr>
            <w:r>
              <w:rPr>
                <w:sz w:val="22"/>
                <w:szCs w:val="22"/>
              </w:rPr>
              <w:t>System show the total days user request for leave</w:t>
            </w:r>
          </w:p>
        </w:tc>
      </w:tr>
      <w:tr w:rsidR="00024DD3" w:rsidRPr="00C51F00" w14:paraId="1F9A9E71" w14:textId="77777777" w:rsidTr="00AA4714">
        <w:tc>
          <w:tcPr>
            <w:tcW w:w="999" w:type="dxa"/>
          </w:tcPr>
          <w:p w14:paraId="1D811771" w14:textId="77777777" w:rsidR="00ED73B3" w:rsidRPr="00C51F00" w:rsidRDefault="00ED73B3" w:rsidP="00C851B9">
            <w:pPr>
              <w:ind w:left="0"/>
              <w:jc w:val="both"/>
              <w:rPr>
                <w:sz w:val="22"/>
                <w:szCs w:val="22"/>
              </w:rPr>
            </w:pPr>
            <w:r w:rsidRPr="00C51F00">
              <w:rPr>
                <w:sz w:val="22"/>
                <w:szCs w:val="22"/>
              </w:rPr>
              <w:t>5</w:t>
            </w:r>
          </w:p>
        </w:tc>
        <w:tc>
          <w:tcPr>
            <w:tcW w:w="1316" w:type="dxa"/>
          </w:tcPr>
          <w:p w14:paraId="7C6D0F82" w14:textId="6D4A0AE3" w:rsidR="00ED73B3" w:rsidRPr="00C51F00" w:rsidRDefault="000C669A" w:rsidP="00C851B9">
            <w:pPr>
              <w:ind w:left="0"/>
              <w:jc w:val="both"/>
              <w:rPr>
                <w:sz w:val="22"/>
                <w:szCs w:val="22"/>
              </w:rPr>
            </w:pPr>
            <w:r>
              <w:rPr>
                <w:sz w:val="22"/>
                <w:szCs w:val="22"/>
              </w:rPr>
              <w:t>Status</w:t>
            </w:r>
          </w:p>
        </w:tc>
        <w:tc>
          <w:tcPr>
            <w:tcW w:w="1199" w:type="dxa"/>
          </w:tcPr>
          <w:p w14:paraId="7EF8D6AC" w14:textId="64843DC7" w:rsidR="00ED73B3" w:rsidRPr="00C51F00" w:rsidRDefault="00B762C5" w:rsidP="00C851B9">
            <w:pPr>
              <w:ind w:left="0"/>
              <w:jc w:val="both"/>
              <w:rPr>
                <w:sz w:val="22"/>
                <w:szCs w:val="22"/>
              </w:rPr>
            </w:pPr>
            <w:r>
              <w:rPr>
                <w:sz w:val="22"/>
                <w:szCs w:val="22"/>
              </w:rPr>
              <w:t>Text</w:t>
            </w:r>
          </w:p>
        </w:tc>
        <w:tc>
          <w:tcPr>
            <w:tcW w:w="1076" w:type="dxa"/>
          </w:tcPr>
          <w:p w14:paraId="2B508CC8" w14:textId="082D4242" w:rsidR="00ED73B3" w:rsidRPr="00C51F00" w:rsidRDefault="00B762C5" w:rsidP="00C851B9">
            <w:pPr>
              <w:ind w:left="0"/>
              <w:jc w:val="both"/>
              <w:rPr>
                <w:sz w:val="22"/>
                <w:szCs w:val="22"/>
              </w:rPr>
            </w:pPr>
            <w:r w:rsidRPr="00C51F00">
              <w:rPr>
                <w:sz w:val="22"/>
                <w:szCs w:val="22"/>
              </w:rPr>
              <w:t>Yes</w:t>
            </w:r>
          </w:p>
        </w:tc>
        <w:tc>
          <w:tcPr>
            <w:tcW w:w="1292" w:type="dxa"/>
          </w:tcPr>
          <w:p w14:paraId="4C3597B7" w14:textId="77777777" w:rsidR="00ED73B3" w:rsidRPr="00C51F00" w:rsidRDefault="00ED73B3" w:rsidP="00C851B9">
            <w:pPr>
              <w:ind w:left="0"/>
              <w:jc w:val="both"/>
              <w:rPr>
                <w:sz w:val="22"/>
                <w:szCs w:val="22"/>
              </w:rPr>
            </w:pPr>
            <w:r w:rsidRPr="00C51F00">
              <w:rPr>
                <w:sz w:val="22"/>
                <w:szCs w:val="22"/>
              </w:rPr>
              <w:t>Yes</w:t>
            </w:r>
          </w:p>
        </w:tc>
        <w:tc>
          <w:tcPr>
            <w:tcW w:w="1683" w:type="dxa"/>
          </w:tcPr>
          <w:p w14:paraId="06196DB9" w14:textId="77777777" w:rsidR="00ED73B3" w:rsidRDefault="00B762C5" w:rsidP="00C851B9">
            <w:pPr>
              <w:ind w:left="0"/>
              <w:jc w:val="both"/>
              <w:rPr>
                <w:sz w:val="22"/>
                <w:szCs w:val="22"/>
              </w:rPr>
            </w:pPr>
            <w:r>
              <w:rPr>
                <w:sz w:val="22"/>
                <w:szCs w:val="22"/>
              </w:rPr>
              <w:t>Pending</w:t>
            </w:r>
          </w:p>
          <w:p w14:paraId="4977539E" w14:textId="77777777" w:rsidR="00B762C5" w:rsidRDefault="00B762C5" w:rsidP="00C851B9">
            <w:pPr>
              <w:ind w:left="0"/>
              <w:jc w:val="both"/>
              <w:rPr>
                <w:sz w:val="22"/>
                <w:szCs w:val="22"/>
              </w:rPr>
            </w:pPr>
            <w:r>
              <w:rPr>
                <w:sz w:val="22"/>
                <w:szCs w:val="22"/>
              </w:rPr>
              <w:t>Approved</w:t>
            </w:r>
          </w:p>
          <w:p w14:paraId="3F0A3720" w14:textId="58316900" w:rsidR="00B762C5" w:rsidRPr="00C51F00" w:rsidRDefault="00B762C5" w:rsidP="00C851B9">
            <w:pPr>
              <w:ind w:left="0"/>
              <w:jc w:val="both"/>
              <w:rPr>
                <w:sz w:val="22"/>
                <w:szCs w:val="22"/>
              </w:rPr>
            </w:pPr>
            <w:r>
              <w:rPr>
                <w:sz w:val="22"/>
                <w:szCs w:val="22"/>
              </w:rPr>
              <w:t>Denied</w:t>
            </w:r>
          </w:p>
        </w:tc>
        <w:tc>
          <w:tcPr>
            <w:tcW w:w="1718" w:type="dxa"/>
          </w:tcPr>
          <w:p w14:paraId="05F192D5" w14:textId="6C1496F2" w:rsidR="00ED73B3" w:rsidRPr="00C51F00" w:rsidRDefault="00B762C5" w:rsidP="00C851B9">
            <w:pPr>
              <w:ind w:left="0"/>
              <w:jc w:val="both"/>
              <w:rPr>
                <w:sz w:val="22"/>
                <w:szCs w:val="22"/>
              </w:rPr>
            </w:pPr>
            <w:r>
              <w:rPr>
                <w:sz w:val="22"/>
                <w:szCs w:val="22"/>
              </w:rPr>
              <w:t>System show the status of the request</w:t>
            </w:r>
          </w:p>
        </w:tc>
      </w:tr>
      <w:tr w:rsidR="00024DD3" w:rsidRPr="00C51F00" w14:paraId="6AD807A1" w14:textId="77777777" w:rsidTr="00AA4714">
        <w:tc>
          <w:tcPr>
            <w:tcW w:w="999" w:type="dxa"/>
          </w:tcPr>
          <w:p w14:paraId="2F3D370E" w14:textId="2CFC76CA" w:rsidR="000C669A" w:rsidRPr="00C51F00" w:rsidRDefault="00B762C5" w:rsidP="00C851B9">
            <w:pPr>
              <w:ind w:left="0"/>
              <w:jc w:val="both"/>
              <w:rPr>
                <w:sz w:val="22"/>
                <w:szCs w:val="22"/>
              </w:rPr>
            </w:pPr>
            <w:r>
              <w:rPr>
                <w:sz w:val="22"/>
                <w:szCs w:val="22"/>
              </w:rPr>
              <w:t>6</w:t>
            </w:r>
          </w:p>
        </w:tc>
        <w:tc>
          <w:tcPr>
            <w:tcW w:w="1316" w:type="dxa"/>
          </w:tcPr>
          <w:p w14:paraId="5A75DFD6" w14:textId="3CDAA1BC" w:rsidR="000C669A" w:rsidRDefault="000C669A" w:rsidP="00C851B9">
            <w:pPr>
              <w:ind w:left="0"/>
              <w:jc w:val="both"/>
              <w:rPr>
                <w:sz w:val="22"/>
                <w:szCs w:val="22"/>
              </w:rPr>
            </w:pPr>
            <w:r>
              <w:rPr>
                <w:sz w:val="22"/>
                <w:szCs w:val="22"/>
              </w:rPr>
              <w:t>Reason</w:t>
            </w:r>
          </w:p>
        </w:tc>
        <w:tc>
          <w:tcPr>
            <w:tcW w:w="1199" w:type="dxa"/>
          </w:tcPr>
          <w:p w14:paraId="77190714" w14:textId="7BD82ACE" w:rsidR="000C669A" w:rsidRPr="00C51F00" w:rsidRDefault="00B762C5" w:rsidP="00C851B9">
            <w:pPr>
              <w:ind w:left="0"/>
              <w:jc w:val="both"/>
              <w:rPr>
                <w:sz w:val="22"/>
                <w:szCs w:val="22"/>
              </w:rPr>
            </w:pPr>
            <w:r>
              <w:rPr>
                <w:sz w:val="22"/>
                <w:szCs w:val="22"/>
              </w:rPr>
              <w:t>Text</w:t>
            </w:r>
          </w:p>
        </w:tc>
        <w:tc>
          <w:tcPr>
            <w:tcW w:w="1076" w:type="dxa"/>
          </w:tcPr>
          <w:p w14:paraId="16319184" w14:textId="7C72D1C4" w:rsidR="000C669A" w:rsidRPr="00C51F00" w:rsidRDefault="00B762C5" w:rsidP="00C851B9">
            <w:pPr>
              <w:ind w:left="0"/>
              <w:jc w:val="both"/>
              <w:rPr>
                <w:sz w:val="22"/>
                <w:szCs w:val="22"/>
              </w:rPr>
            </w:pPr>
            <w:r w:rsidRPr="00C51F00">
              <w:rPr>
                <w:sz w:val="22"/>
                <w:szCs w:val="22"/>
              </w:rPr>
              <w:t>Yes</w:t>
            </w:r>
          </w:p>
        </w:tc>
        <w:tc>
          <w:tcPr>
            <w:tcW w:w="1292" w:type="dxa"/>
          </w:tcPr>
          <w:p w14:paraId="06A82330" w14:textId="43FEE46E" w:rsidR="000C669A" w:rsidRPr="00C51F00" w:rsidRDefault="00B762C5" w:rsidP="00C851B9">
            <w:pPr>
              <w:ind w:left="0"/>
              <w:jc w:val="both"/>
              <w:rPr>
                <w:sz w:val="22"/>
                <w:szCs w:val="22"/>
              </w:rPr>
            </w:pPr>
            <w:r w:rsidRPr="00C51F00">
              <w:rPr>
                <w:sz w:val="22"/>
                <w:szCs w:val="22"/>
              </w:rPr>
              <w:t>Yes</w:t>
            </w:r>
          </w:p>
        </w:tc>
        <w:tc>
          <w:tcPr>
            <w:tcW w:w="1683" w:type="dxa"/>
          </w:tcPr>
          <w:p w14:paraId="7B5A9EAF" w14:textId="73D656FE" w:rsidR="000C669A" w:rsidRPr="00C51F00" w:rsidRDefault="00B762C5" w:rsidP="00C851B9">
            <w:pPr>
              <w:ind w:left="0"/>
              <w:jc w:val="both"/>
              <w:rPr>
                <w:sz w:val="22"/>
                <w:szCs w:val="22"/>
              </w:rPr>
            </w:pPr>
            <w:r>
              <w:rPr>
                <w:sz w:val="22"/>
                <w:szCs w:val="22"/>
              </w:rPr>
              <w:t xml:space="preserve">50 </w:t>
            </w:r>
            <w:r w:rsidRPr="00C51F00">
              <w:rPr>
                <w:sz w:val="22"/>
                <w:szCs w:val="22"/>
              </w:rPr>
              <w:t>characters</w:t>
            </w:r>
          </w:p>
        </w:tc>
        <w:tc>
          <w:tcPr>
            <w:tcW w:w="1718" w:type="dxa"/>
          </w:tcPr>
          <w:p w14:paraId="5E868CE5" w14:textId="0306AE90" w:rsidR="000C669A" w:rsidRPr="00C51F00" w:rsidRDefault="00B762C5" w:rsidP="00B762C5">
            <w:pPr>
              <w:ind w:left="0"/>
              <w:jc w:val="both"/>
              <w:rPr>
                <w:sz w:val="22"/>
                <w:szCs w:val="22"/>
              </w:rPr>
            </w:pPr>
            <w:r>
              <w:rPr>
                <w:sz w:val="22"/>
                <w:szCs w:val="22"/>
              </w:rPr>
              <w:t>System show the users reason for leaving</w:t>
            </w:r>
          </w:p>
        </w:tc>
      </w:tr>
      <w:tr w:rsidR="00024DD3" w:rsidRPr="00C51F00" w14:paraId="512C6E65" w14:textId="77777777" w:rsidTr="00AA4714">
        <w:tc>
          <w:tcPr>
            <w:tcW w:w="999" w:type="dxa"/>
          </w:tcPr>
          <w:p w14:paraId="09F55F39" w14:textId="73C59980" w:rsidR="000C669A" w:rsidRPr="00C51F00" w:rsidRDefault="00B762C5" w:rsidP="00C851B9">
            <w:pPr>
              <w:ind w:left="0"/>
              <w:jc w:val="both"/>
              <w:rPr>
                <w:sz w:val="22"/>
                <w:szCs w:val="22"/>
              </w:rPr>
            </w:pPr>
            <w:r>
              <w:rPr>
                <w:sz w:val="22"/>
                <w:szCs w:val="22"/>
              </w:rPr>
              <w:t>7</w:t>
            </w:r>
          </w:p>
        </w:tc>
        <w:tc>
          <w:tcPr>
            <w:tcW w:w="1316" w:type="dxa"/>
          </w:tcPr>
          <w:p w14:paraId="2552CD19" w14:textId="52E7CECA" w:rsidR="000C669A" w:rsidRDefault="000C669A" w:rsidP="00C851B9">
            <w:pPr>
              <w:ind w:left="0"/>
              <w:jc w:val="both"/>
              <w:rPr>
                <w:sz w:val="22"/>
                <w:szCs w:val="22"/>
              </w:rPr>
            </w:pPr>
            <w:r>
              <w:rPr>
                <w:sz w:val="22"/>
                <w:szCs w:val="22"/>
              </w:rPr>
              <w:t>Approved By</w:t>
            </w:r>
          </w:p>
        </w:tc>
        <w:tc>
          <w:tcPr>
            <w:tcW w:w="1199" w:type="dxa"/>
          </w:tcPr>
          <w:p w14:paraId="7493052E" w14:textId="5BA76932" w:rsidR="000C669A" w:rsidRPr="00C51F00" w:rsidRDefault="00B762C5" w:rsidP="00C851B9">
            <w:pPr>
              <w:ind w:left="0"/>
              <w:jc w:val="both"/>
              <w:rPr>
                <w:sz w:val="22"/>
                <w:szCs w:val="22"/>
              </w:rPr>
            </w:pPr>
            <w:r>
              <w:rPr>
                <w:sz w:val="22"/>
                <w:szCs w:val="22"/>
              </w:rPr>
              <w:t>Text</w:t>
            </w:r>
          </w:p>
        </w:tc>
        <w:tc>
          <w:tcPr>
            <w:tcW w:w="1076" w:type="dxa"/>
          </w:tcPr>
          <w:p w14:paraId="473AB264" w14:textId="1EECD3C2" w:rsidR="000C669A" w:rsidRPr="00C51F00" w:rsidRDefault="00B762C5" w:rsidP="00C851B9">
            <w:pPr>
              <w:ind w:left="0"/>
              <w:jc w:val="both"/>
              <w:rPr>
                <w:sz w:val="22"/>
                <w:szCs w:val="22"/>
              </w:rPr>
            </w:pPr>
            <w:r w:rsidRPr="00C51F00">
              <w:rPr>
                <w:sz w:val="22"/>
                <w:szCs w:val="22"/>
              </w:rPr>
              <w:t>Yes</w:t>
            </w:r>
          </w:p>
        </w:tc>
        <w:tc>
          <w:tcPr>
            <w:tcW w:w="1292" w:type="dxa"/>
          </w:tcPr>
          <w:p w14:paraId="31DA89C2" w14:textId="172858E9" w:rsidR="000C669A" w:rsidRPr="00C51F00" w:rsidRDefault="00B762C5" w:rsidP="00C851B9">
            <w:pPr>
              <w:ind w:left="0"/>
              <w:jc w:val="both"/>
              <w:rPr>
                <w:sz w:val="22"/>
                <w:szCs w:val="22"/>
              </w:rPr>
            </w:pPr>
            <w:r w:rsidRPr="00C51F00">
              <w:rPr>
                <w:sz w:val="22"/>
                <w:szCs w:val="22"/>
              </w:rPr>
              <w:t>Yes</w:t>
            </w:r>
          </w:p>
        </w:tc>
        <w:tc>
          <w:tcPr>
            <w:tcW w:w="1683" w:type="dxa"/>
          </w:tcPr>
          <w:p w14:paraId="27E3B2BE" w14:textId="0CE65DA0" w:rsidR="000C669A" w:rsidRPr="00C51F00" w:rsidRDefault="00B762C5" w:rsidP="00C851B9">
            <w:pPr>
              <w:ind w:left="0"/>
              <w:jc w:val="both"/>
              <w:rPr>
                <w:sz w:val="22"/>
                <w:szCs w:val="22"/>
              </w:rPr>
            </w:pPr>
            <w:r>
              <w:rPr>
                <w:sz w:val="22"/>
                <w:szCs w:val="22"/>
              </w:rPr>
              <w:t xml:space="preserve">50 </w:t>
            </w:r>
            <w:r w:rsidRPr="00C51F00">
              <w:rPr>
                <w:sz w:val="22"/>
                <w:szCs w:val="22"/>
              </w:rPr>
              <w:t>characters</w:t>
            </w:r>
          </w:p>
        </w:tc>
        <w:tc>
          <w:tcPr>
            <w:tcW w:w="1718" w:type="dxa"/>
          </w:tcPr>
          <w:p w14:paraId="654CDFA3" w14:textId="17BADC76" w:rsidR="000C669A" w:rsidRPr="00C51F00" w:rsidRDefault="00B762C5" w:rsidP="00C851B9">
            <w:pPr>
              <w:ind w:left="0"/>
              <w:jc w:val="both"/>
              <w:rPr>
                <w:sz w:val="22"/>
                <w:szCs w:val="22"/>
              </w:rPr>
            </w:pPr>
            <w:r>
              <w:rPr>
                <w:sz w:val="22"/>
                <w:szCs w:val="22"/>
              </w:rPr>
              <w:t xml:space="preserve">System show the name of admin that approve the request </w:t>
            </w:r>
          </w:p>
        </w:tc>
      </w:tr>
      <w:tr w:rsidR="00024DD3" w:rsidRPr="00C51F00" w14:paraId="69DF3EFB" w14:textId="77777777" w:rsidTr="00AA4714">
        <w:tc>
          <w:tcPr>
            <w:tcW w:w="999" w:type="dxa"/>
          </w:tcPr>
          <w:p w14:paraId="55CF5751" w14:textId="4F5F93AB" w:rsidR="00024DD3" w:rsidRDefault="00024DD3" w:rsidP="00C851B9">
            <w:pPr>
              <w:ind w:left="0"/>
              <w:jc w:val="both"/>
              <w:rPr>
                <w:sz w:val="22"/>
                <w:szCs w:val="22"/>
              </w:rPr>
            </w:pPr>
            <w:r>
              <w:rPr>
                <w:sz w:val="22"/>
                <w:szCs w:val="22"/>
              </w:rPr>
              <w:t>8</w:t>
            </w:r>
          </w:p>
        </w:tc>
        <w:tc>
          <w:tcPr>
            <w:tcW w:w="1316" w:type="dxa"/>
          </w:tcPr>
          <w:p w14:paraId="0E55A3F5" w14:textId="524D6649" w:rsidR="00024DD3" w:rsidRDefault="00024DD3" w:rsidP="00C851B9">
            <w:pPr>
              <w:ind w:left="0"/>
              <w:jc w:val="both"/>
              <w:rPr>
                <w:sz w:val="22"/>
                <w:szCs w:val="22"/>
              </w:rPr>
            </w:pPr>
            <w:r>
              <w:rPr>
                <w:sz w:val="22"/>
                <w:szCs w:val="22"/>
              </w:rPr>
              <w:t>Search box</w:t>
            </w:r>
          </w:p>
        </w:tc>
        <w:tc>
          <w:tcPr>
            <w:tcW w:w="1199" w:type="dxa"/>
          </w:tcPr>
          <w:p w14:paraId="067FA634" w14:textId="34F6C054" w:rsidR="00024DD3" w:rsidRDefault="00024DD3" w:rsidP="00C851B9">
            <w:pPr>
              <w:ind w:left="0"/>
              <w:jc w:val="both"/>
              <w:rPr>
                <w:sz w:val="22"/>
                <w:szCs w:val="22"/>
              </w:rPr>
            </w:pPr>
            <w:r>
              <w:rPr>
                <w:sz w:val="22"/>
                <w:szCs w:val="22"/>
              </w:rPr>
              <w:t>Textbox</w:t>
            </w:r>
          </w:p>
        </w:tc>
        <w:tc>
          <w:tcPr>
            <w:tcW w:w="1076" w:type="dxa"/>
          </w:tcPr>
          <w:p w14:paraId="6A17D535" w14:textId="03BA2EE5" w:rsidR="00024DD3" w:rsidRPr="00C51F00" w:rsidRDefault="00024DD3" w:rsidP="00C851B9">
            <w:pPr>
              <w:ind w:left="0"/>
              <w:jc w:val="both"/>
              <w:rPr>
                <w:sz w:val="22"/>
                <w:szCs w:val="22"/>
              </w:rPr>
            </w:pPr>
            <w:r>
              <w:rPr>
                <w:sz w:val="22"/>
                <w:szCs w:val="22"/>
              </w:rPr>
              <w:t>Yes</w:t>
            </w:r>
          </w:p>
        </w:tc>
        <w:tc>
          <w:tcPr>
            <w:tcW w:w="1292" w:type="dxa"/>
          </w:tcPr>
          <w:p w14:paraId="2F5B3490" w14:textId="53905E49" w:rsidR="00024DD3" w:rsidRPr="00C51F00" w:rsidRDefault="00024DD3" w:rsidP="00024DD3">
            <w:pPr>
              <w:ind w:left="0"/>
              <w:jc w:val="both"/>
              <w:rPr>
                <w:sz w:val="22"/>
                <w:szCs w:val="22"/>
              </w:rPr>
            </w:pPr>
            <w:r>
              <w:rPr>
                <w:sz w:val="22"/>
                <w:szCs w:val="22"/>
              </w:rPr>
              <w:t>Yes</w:t>
            </w:r>
          </w:p>
        </w:tc>
        <w:tc>
          <w:tcPr>
            <w:tcW w:w="1683" w:type="dxa"/>
          </w:tcPr>
          <w:p w14:paraId="58FC37C7" w14:textId="47AD1FB7" w:rsidR="00024DD3" w:rsidRDefault="00024DD3" w:rsidP="00C851B9">
            <w:pPr>
              <w:ind w:left="0"/>
              <w:jc w:val="both"/>
              <w:rPr>
                <w:sz w:val="22"/>
                <w:szCs w:val="22"/>
              </w:rPr>
            </w:pPr>
            <w:r>
              <w:rPr>
                <w:sz w:val="22"/>
                <w:szCs w:val="22"/>
              </w:rPr>
              <w:t>50 characters</w:t>
            </w:r>
          </w:p>
        </w:tc>
        <w:tc>
          <w:tcPr>
            <w:tcW w:w="1718" w:type="dxa"/>
          </w:tcPr>
          <w:p w14:paraId="5EF4A15C" w14:textId="0C3245DD" w:rsidR="00024DD3" w:rsidRDefault="00024DD3" w:rsidP="00C851B9">
            <w:pPr>
              <w:ind w:left="0"/>
              <w:jc w:val="both"/>
              <w:rPr>
                <w:sz w:val="22"/>
                <w:szCs w:val="22"/>
              </w:rPr>
            </w:pPr>
            <w:r>
              <w:rPr>
                <w:sz w:val="22"/>
                <w:szCs w:val="22"/>
              </w:rPr>
              <w:t>Allow to enter values lower than 50 characters</w:t>
            </w:r>
          </w:p>
        </w:tc>
      </w:tr>
      <w:tr w:rsidR="00024DD3" w:rsidRPr="00C51F00" w14:paraId="51CD9D66" w14:textId="77777777" w:rsidTr="00AA4714">
        <w:tc>
          <w:tcPr>
            <w:tcW w:w="999" w:type="dxa"/>
          </w:tcPr>
          <w:p w14:paraId="2CDF1B41" w14:textId="157FD421" w:rsidR="00024DD3" w:rsidRDefault="00375C81" w:rsidP="00C851B9">
            <w:pPr>
              <w:ind w:left="0"/>
              <w:jc w:val="both"/>
              <w:rPr>
                <w:sz w:val="22"/>
                <w:szCs w:val="22"/>
              </w:rPr>
            </w:pPr>
            <w:r>
              <w:rPr>
                <w:sz w:val="22"/>
                <w:szCs w:val="22"/>
              </w:rPr>
              <w:t>9</w:t>
            </w:r>
          </w:p>
        </w:tc>
        <w:tc>
          <w:tcPr>
            <w:tcW w:w="1316" w:type="dxa"/>
          </w:tcPr>
          <w:p w14:paraId="06255107" w14:textId="5DACA7E7" w:rsidR="00024DD3" w:rsidRDefault="00024DD3" w:rsidP="00C851B9">
            <w:pPr>
              <w:ind w:left="0"/>
              <w:jc w:val="both"/>
              <w:rPr>
                <w:sz w:val="22"/>
                <w:szCs w:val="22"/>
              </w:rPr>
            </w:pPr>
            <w:r>
              <w:rPr>
                <w:sz w:val="22"/>
                <w:szCs w:val="22"/>
              </w:rPr>
              <w:t>Search employees</w:t>
            </w:r>
          </w:p>
        </w:tc>
        <w:tc>
          <w:tcPr>
            <w:tcW w:w="1199" w:type="dxa"/>
          </w:tcPr>
          <w:p w14:paraId="60A226CC" w14:textId="51631445" w:rsidR="00024DD3" w:rsidRDefault="00024DD3" w:rsidP="00C851B9">
            <w:pPr>
              <w:ind w:left="0"/>
              <w:jc w:val="both"/>
              <w:rPr>
                <w:sz w:val="22"/>
                <w:szCs w:val="22"/>
              </w:rPr>
            </w:pPr>
            <w:r>
              <w:rPr>
                <w:sz w:val="22"/>
                <w:szCs w:val="22"/>
              </w:rPr>
              <w:t>Button</w:t>
            </w:r>
          </w:p>
        </w:tc>
        <w:tc>
          <w:tcPr>
            <w:tcW w:w="1076" w:type="dxa"/>
          </w:tcPr>
          <w:p w14:paraId="47B75539" w14:textId="57C28952" w:rsidR="00024DD3" w:rsidRDefault="00024DD3" w:rsidP="00C851B9">
            <w:pPr>
              <w:ind w:left="0"/>
              <w:jc w:val="both"/>
              <w:rPr>
                <w:sz w:val="22"/>
                <w:szCs w:val="22"/>
              </w:rPr>
            </w:pPr>
            <w:r>
              <w:rPr>
                <w:sz w:val="22"/>
                <w:szCs w:val="22"/>
              </w:rPr>
              <w:t>No</w:t>
            </w:r>
          </w:p>
        </w:tc>
        <w:tc>
          <w:tcPr>
            <w:tcW w:w="1292" w:type="dxa"/>
          </w:tcPr>
          <w:p w14:paraId="5F4D41DF" w14:textId="38610190" w:rsidR="00024DD3" w:rsidRDefault="00024DD3" w:rsidP="00024DD3">
            <w:pPr>
              <w:ind w:left="0"/>
              <w:jc w:val="both"/>
              <w:rPr>
                <w:sz w:val="22"/>
                <w:szCs w:val="22"/>
              </w:rPr>
            </w:pPr>
            <w:r>
              <w:rPr>
                <w:sz w:val="22"/>
                <w:szCs w:val="22"/>
              </w:rPr>
              <w:t>Yes</w:t>
            </w:r>
          </w:p>
        </w:tc>
        <w:tc>
          <w:tcPr>
            <w:tcW w:w="1683" w:type="dxa"/>
          </w:tcPr>
          <w:p w14:paraId="31E503DF" w14:textId="538158B9" w:rsidR="00024DD3" w:rsidRDefault="00024DD3" w:rsidP="00C851B9">
            <w:pPr>
              <w:ind w:left="0"/>
              <w:jc w:val="both"/>
              <w:rPr>
                <w:sz w:val="22"/>
                <w:szCs w:val="22"/>
              </w:rPr>
            </w:pPr>
            <w:r>
              <w:rPr>
                <w:sz w:val="22"/>
                <w:szCs w:val="22"/>
              </w:rPr>
              <w:t>N/A</w:t>
            </w:r>
          </w:p>
        </w:tc>
        <w:tc>
          <w:tcPr>
            <w:tcW w:w="1718" w:type="dxa"/>
          </w:tcPr>
          <w:p w14:paraId="39D23F27" w14:textId="727B48A1" w:rsidR="00024DD3" w:rsidRDefault="00024DD3" w:rsidP="00C851B9">
            <w:pPr>
              <w:ind w:left="0"/>
              <w:jc w:val="both"/>
              <w:rPr>
                <w:sz w:val="22"/>
                <w:szCs w:val="22"/>
              </w:rPr>
            </w:pPr>
            <w:r>
              <w:rPr>
                <w:sz w:val="22"/>
                <w:szCs w:val="22"/>
              </w:rPr>
              <w:t xml:space="preserve">After user click on this button, system will search the information that user has </w:t>
            </w:r>
            <w:proofErr w:type="spellStart"/>
            <w:r>
              <w:rPr>
                <w:sz w:val="22"/>
                <w:szCs w:val="22"/>
              </w:rPr>
              <w:t>inputed</w:t>
            </w:r>
            <w:proofErr w:type="spellEnd"/>
            <w:r>
              <w:rPr>
                <w:sz w:val="22"/>
                <w:szCs w:val="22"/>
              </w:rPr>
              <w:t xml:space="preserve"> in search box</w:t>
            </w:r>
          </w:p>
        </w:tc>
      </w:tr>
      <w:tr w:rsidR="00375C81" w:rsidRPr="00C51F00" w14:paraId="0F1299F1" w14:textId="77777777" w:rsidTr="00AA4714">
        <w:tc>
          <w:tcPr>
            <w:tcW w:w="999" w:type="dxa"/>
          </w:tcPr>
          <w:p w14:paraId="5FBA33E9" w14:textId="3DCD36CD" w:rsidR="00375C81" w:rsidRDefault="00375C81" w:rsidP="00C851B9">
            <w:pPr>
              <w:ind w:left="0"/>
              <w:jc w:val="both"/>
              <w:rPr>
                <w:sz w:val="22"/>
                <w:szCs w:val="22"/>
              </w:rPr>
            </w:pPr>
            <w:r>
              <w:rPr>
                <w:sz w:val="22"/>
                <w:szCs w:val="22"/>
              </w:rPr>
              <w:t>10</w:t>
            </w:r>
          </w:p>
        </w:tc>
        <w:tc>
          <w:tcPr>
            <w:tcW w:w="1316" w:type="dxa"/>
          </w:tcPr>
          <w:p w14:paraId="056663FD" w14:textId="48F35A17" w:rsidR="00375C81" w:rsidRDefault="00375C81" w:rsidP="00C851B9">
            <w:pPr>
              <w:ind w:left="0"/>
              <w:jc w:val="both"/>
              <w:rPr>
                <w:sz w:val="22"/>
                <w:szCs w:val="22"/>
              </w:rPr>
            </w:pPr>
            <w:r>
              <w:rPr>
                <w:sz w:val="22"/>
                <w:szCs w:val="22"/>
              </w:rPr>
              <w:t>Dropdown button</w:t>
            </w:r>
          </w:p>
        </w:tc>
        <w:tc>
          <w:tcPr>
            <w:tcW w:w="1199" w:type="dxa"/>
          </w:tcPr>
          <w:p w14:paraId="44169B6E" w14:textId="2F9A242E" w:rsidR="00375C81" w:rsidRDefault="00375C81" w:rsidP="00C851B9">
            <w:pPr>
              <w:ind w:left="0"/>
              <w:jc w:val="both"/>
              <w:rPr>
                <w:sz w:val="22"/>
                <w:szCs w:val="22"/>
              </w:rPr>
            </w:pPr>
            <w:r>
              <w:rPr>
                <w:sz w:val="22"/>
                <w:szCs w:val="22"/>
              </w:rPr>
              <w:t>Button</w:t>
            </w:r>
          </w:p>
        </w:tc>
        <w:tc>
          <w:tcPr>
            <w:tcW w:w="1076" w:type="dxa"/>
          </w:tcPr>
          <w:p w14:paraId="32559F7B" w14:textId="49499C35" w:rsidR="00375C81" w:rsidRDefault="00375C81" w:rsidP="00C851B9">
            <w:pPr>
              <w:ind w:left="0"/>
              <w:jc w:val="both"/>
              <w:rPr>
                <w:sz w:val="22"/>
                <w:szCs w:val="22"/>
              </w:rPr>
            </w:pPr>
            <w:r>
              <w:rPr>
                <w:sz w:val="22"/>
                <w:szCs w:val="22"/>
              </w:rPr>
              <w:t>No</w:t>
            </w:r>
          </w:p>
        </w:tc>
        <w:tc>
          <w:tcPr>
            <w:tcW w:w="1292" w:type="dxa"/>
          </w:tcPr>
          <w:p w14:paraId="19D40754" w14:textId="787A83CA" w:rsidR="00375C81" w:rsidRDefault="00375C81" w:rsidP="00024DD3">
            <w:pPr>
              <w:ind w:left="0"/>
              <w:jc w:val="both"/>
              <w:rPr>
                <w:sz w:val="22"/>
                <w:szCs w:val="22"/>
              </w:rPr>
            </w:pPr>
            <w:r>
              <w:rPr>
                <w:sz w:val="22"/>
                <w:szCs w:val="22"/>
              </w:rPr>
              <w:t>Yes</w:t>
            </w:r>
          </w:p>
        </w:tc>
        <w:tc>
          <w:tcPr>
            <w:tcW w:w="1683" w:type="dxa"/>
          </w:tcPr>
          <w:p w14:paraId="7629EC97" w14:textId="79086461" w:rsidR="00375C81" w:rsidRDefault="00375C81" w:rsidP="00C851B9">
            <w:pPr>
              <w:ind w:left="0"/>
              <w:jc w:val="both"/>
              <w:rPr>
                <w:sz w:val="22"/>
                <w:szCs w:val="22"/>
              </w:rPr>
            </w:pPr>
            <w:r>
              <w:rPr>
                <w:sz w:val="22"/>
                <w:szCs w:val="22"/>
              </w:rPr>
              <w:t>N/A</w:t>
            </w:r>
          </w:p>
        </w:tc>
        <w:tc>
          <w:tcPr>
            <w:tcW w:w="1718" w:type="dxa"/>
          </w:tcPr>
          <w:p w14:paraId="41665D35" w14:textId="57C3C1CB" w:rsidR="00375C81" w:rsidRDefault="00375C81" w:rsidP="00C851B9">
            <w:pPr>
              <w:ind w:left="0"/>
              <w:jc w:val="both"/>
              <w:rPr>
                <w:sz w:val="22"/>
                <w:szCs w:val="22"/>
              </w:rPr>
            </w:pPr>
            <w:r>
              <w:rPr>
                <w:sz w:val="22"/>
                <w:szCs w:val="22"/>
              </w:rPr>
              <w:t>User can choose the year they want to filter</w:t>
            </w:r>
          </w:p>
        </w:tc>
      </w:tr>
      <w:tr w:rsidR="00375C81" w:rsidRPr="00C51F00" w14:paraId="4E6375D0" w14:textId="77777777" w:rsidTr="00AA4714">
        <w:tc>
          <w:tcPr>
            <w:tcW w:w="999" w:type="dxa"/>
          </w:tcPr>
          <w:p w14:paraId="34E983A5" w14:textId="303D7FC8" w:rsidR="00375C81" w:rsidRDefault="00375C81" w:rsidP="00C851B9">
            <w:pPr>
              <w:ind w:left="0"/>
              <w:jc w:val="both"/>
              <w:rPr>
                <w:sz w:val="22"/>
                <w:szCs w:val="22"/>
              </w:rPr>
            </w:pPr>
            <w:r>
              <w:rPr>
                <w:sz w:val="22"/>
                <w:szCs w:val="22"/>
              </w:rPr>
              <w:lastRenderedPageBreak/>
              <w:t>11</w:t>
            </w:r>
          </w:p>
        </w:tc>
        <w:tc>
          <w:tcPr>
            <w:tcW w:w="1316" w:type="dxa"/>
          </w:tcPr>
          <w:p w14:paraId="7D6C332B" w14:textId="54703A29" w:rsidR="00375C81" w:rsidRDefault="00375C81" w:rsidP="00C851B9">
            <w:pPr>
              <w:ind w:left="0"/>
              <w:jc w:val="both"/>
              <w:rPr>
                <w:sz w:val="22"/>
                <w:szCs w:val="22"/>
              </w:rPr>
            </w:pPr>
            <w:r>
              <w:rPr>
                <w:sz w:val="22"/>
                <w:szCs w:val="22"/>
              </w:rPr>
              <w:t>Filter</w:t>
            </w:r>
          </w:p>
        </w:tc>
        <w:tc>
          <w:tcPr>
            <w:tcW w:w="1199" w:type="dxa"/>
          </w:tcPr>
          <w:p w14:paraId="3AF3FDD8" w14:textId="07F6687C" w:rsidR="00375C81" w:rsidRDefault="00375C81" w:rsidP="00C851B9">
            <w:pPr>
              <w:ind w:left="0"/>
              <w:jc w:val="both"/>
              <w:rPr>
                <w:sz w:val="22"/>
                <w:szCs w:val="22"/>
              </w:rPr>
            </w:pPr>
            <w:r>
              <w:rPr>
                <w:sz w:val="22"/>
                <w:szCs w:val="22"/>
              </w:rPr>
              <w:t>Button</w:t>
            </w:r>
          </w:p>
        </w:tc>
        <w:tc>
          <w:tcPr>
            <w:tcW w:w="1076" w:type="dxa"/>
          </w:tcPr>
          <w:p w14:paraId="3D5E1FCF" w14:textId="45449C4D" w:rsidR="00375C81" w:rsidRDefault="00375C81" w:rsidP="00C851B9">
            <w:pPr>
              <w:ind w:left="0"/>
              <w:jc w:val="both"/>
              <w:rPr>
                <w:sz w:val="22"/>
                <w:szCs w:val="22"/>
              </w:rPr>
            </w:pPr>
            <w:r>
              <w:rPr>
                <w:sz w:val="22"/>
                <w:szCs w:val="22"/>
              </w:rPr>
              <w:t>No</w:t>
            </w:r>
          </w:p>
        </w:tc>
        <w:tc>
          <w:tcPr>
            <w:tcW w:w="1292" w:type="dxa"/>
          </w:tcPr>
          <w:p w14:paraId="5EF727F5" w14:textId="4E32F5AD" w:rsidR="00375C81" w:rsidRDefault="00375C81" w:rsidP="00024DD3">
            <w:pPr>
              <w:ind w:left="0"/>
              <w:jc w:val="both"/>
              <w:rPr>
                <w:sz w:val="22"/>
                <w:szCs w:val="22"/>
              </w:rPr>
            </w:pPr>
            <w:r>
              <w:rPr>
                <w:sz w:val="22"/>
                <w:szCs w:val="22"/>
              </w:rPr>
              <w:t>Yes</w:t>
            </w:r>
          </w:p>
        </w:tc>
        <w:tc>
          <w:tcPr>
            <w:tcW w:w="1683" w:type="dxa"/>
          </w:tcPr>
          <w:p w14:paraId="4AC4C116" w14:textId="70A3E9D8" w:rsidR="00375C81" w:rsidRDefault="00375C81" w:rsidP="00C851B9">
            <w:pPr>
              <w:ind w:left="0"/>
              <w:jc w:val="both"/>
              <w:rPr>
                <w:sz w:val="22"/>
                <w:szCs w:val="22"/>
              </w:rPr>
            </w:pPr>
            <w:r>
              <w:rPr>
                <w:sz w:val="22"/>
                <w:szCs w:val="22"/>
              </w:rPr>
              <w:t>N/A</w:t>
            </w:r>
          </w:p>
        </w:tc>
        <w:tc>
          <w:tcPr>
            <w:tcW w:w="1718" w:type="dxa"/>
          </w:tcPr>
          <w:p w14:paraId="79305616" w14:textId="1ED4EF12" w:rsidR="00375C81" w:rsidRDefault="00375C81" w:rsidP="00C851B9">
            <w:pPr>
              <w:ind w:left="0"/>
              <w:jc w:val="both"/>
              <w:rPr>
                <w:sz w:val="22"/>
                <w:szCs w:val="22"/>
              </w:rPr>
            </w:pPr>
            <w:r>
              <w:rPr>
                <w:sz w:val="22"/>
                <w:szCs w:val="22"/>
              </w:rPr>
              <w:t xml:space="preserve">After user click on this button, system will filter the information of the year user has </w:t>
            </w:r>
            <w:proofErr w:type="spellStart"/>
            <w:r>
              <w:rPr>
                <w:sz w:val="22"/>
                <w:szCs w:val="22"/>
              </w:rPr>
              <w:t>chose</w:t>
            </w:r>
            <w:proofErr w:type="spellEnd"/>
            <w:r>
              <w:rPr>
                <w:sz w:val="22"/>
                <w:szCs w:val="22"/>
              </w:rPr>
              <w:t xml:space="preserve"> in dropdown button</w:t>
            </w:r>
          </w:p>
        </w:tc>
      </w:tr>
      <w:tr w:rsidR="00AA4714" w:rsidRPr="00C51F00" w14:paraId="3D69C6B5" w14:textId="77777777" w:rsidTr="00AA4714">
        <w:tc>
          <w:tcPr>
            <w:tcW w:w="999" w:type="dxa"/>
          </w:tcPr>
          <w:p w14:paraId="2E7C34E8" w14:textId="0575A514" w:rsidR="00AA4714" w:rsidRDefault="00AA4714" w:rsidP="00AA4714">
            <w:pPr>
              <w:ind w:left="0"/>
              <w:jc w:val="both"/>
              <w:rPr>
                <w:sz w:val="22"/>
                <w:szCs w:val="22"/>
              </w:rPr>
            </w:pPr>
            <w:r>
              <w:rPr>
                <w:sz w:val="22"/>
                <w:szCs w:val="22"/>
              </w:rPr>
              <w:t>12</w:t>
            </w:r>
          </w:p>
        </w:tc>
        <w:tc>
          <w:tcPr>
            <w:tcW w:w="1316" w:type="dxa"/>
          </w:tcPr>
          <w:p w14:paraId="6E066412" w14:textId="71E8C1B9" w:rsidR="00AA4714" w:rsidRDefault="00AA4714" w:rsidP="00AA4714">
            <w:pPr>
              <w:ind w:left="0"/>
              <w:jc w:val="both"/>
              <w:rPr>
                <w:sz w:val="22"/>
                <w:szCs w:val="22"/>
              </w:rPr>
            </w:pPr>
            <w:r>
              <w:rPr>
                <w:sz w:val="22"/>
                <w:szCs w:val="22"/>
              </w:rPr>
              <w:t>New Request</w:t>
            </w:r>
          </w:p>
        </w:tc>
        <w:tc>
          <w:tcPr>
            <w:tcW w:w="1199" w:type="dxa"/>
          </w:tcPr>
          <w:p w14:paraId="063A04CC" w14:textId="0F72D4AE" w:rsidR="00AA4714" w:rsidRDefault="00AA4714" w:rsidP="00AA4714">
            <w:pPr>
              <w:ind w:left="0"/>
              <w:jc w:val="both"/>
              <w:rPr>
                <w:sz w:val="22"/>
                <w:szCs w:val="22"/>
              </w:rPr>
            </w:pPr>
            <w:r>
              <w:rPr>
                <w:sz w:val="22"/>
                <w:szCs w:val="22"/>
              </w:rPr>
              <w:t>Button</w:t>
            </w:r>
          </w:p>
        </w:tc>
        <w:tc>
          <w:tcPr>
            <w:tcW w:w="1076" w:type="dxa"/>
          </w:tcPr>
          <w:p w14:paraId="7AD6BC21" w14:textId="450B80C4" w:rsidR="00AA4714" w:rsidRDefault="00AA4714" w:rsidP="00AA4714">
            <w:pPr>
              <w:ind w:left="0"/>
              <w:jc w:val="both"/>
              <w:rPr>
                <w:sz w:val="22"/>
                <w:szCs w:val="22"/>
              </w:rPr>
            </w:pPr>
            <w:r>
              <w:rPr>
                <w:sz w:val="22"/>
                <w:szCs w:val="22"/>
              </w:rPr>
              <w:t>No</w:t>
            </w:r>
          </w:p>
        </w:tc>
        <w:tc>
          <w:tcPr>
            <w:tcW w:w="1292" w:type="dxa"/>
          </w:tcPr>
          <w:p w14:paraId="1AFC3CC5" w14:textId="31BBA0AD" w:rsidR="00AA4714" w:rsidRDefault="00AA4714" w:rsidP="00AA4714">
            <w:pPr>
              <w:ind w:left="0"/>
              <w:jc w:val="both"/>
              <w:rPr>
                <w:sz w:val="22"/>
                <w:szCs w:val="22"/>
              </w:rPr>
            </w:pPr>
            <w:r>
              <w:rPr>
                <w:sz w:val="22"/>
                <w:szCs w:val="22"/>
              </w:rPr>
              <w:t>Yes</w:t>
            </w:r>
          </w:p>
        </w:tc>
        <w:tc>
          <w:tcPr>
            <w:tcW w:w="1683" w:type="dxa"/>
          </w:tcPr>
          <w:p w14:paraId="59B411EE" w14:textId="7D890EAA" w:rsidR="00AA4714" w:rsidRDefault="00AA4714" w:rsidP="00AA4714">
            <w:pPr>
              <w:ind w:left="0"/>
              <w:jc w:val="both"/>
              <w:rPr>
                <w:sz w:val="22"/>
                <w:szCs w:val="22"/>
              </w:rPr>
            </w:pPr>
            <w:r>
              <w:rPr>
                <w:sz w:val="22"/>
                <w:szCs w:val="22"/>
              </w:rPr>
              <w:t>N/A</w:t>
            </w:r>
          </w:p>
        </w:tc>
        <w:tc>
          <w:tcPr>
            <w:tcW w:w="1718" w:type="dxa"/>
          </w:tcPr>
          <w:p w14:paraId="6C20B26C" w14:textId="18D3F4B7" w:rsidR="00AA4714" w:rsidRDefault="00AA4714" w:rsidP="00AA4714">
            <w:pPr>
              <w:ind w:left="0"/>
              <w:jc w:val="both"/>
              <w:rPr>
                <w:sz w:val="22"/>
                <w:szCs w:val="22"/>
              </w:rPr>
            </w:pPr>
            <w:r>
              <w:rPr>
                <w:sz w:val="22"/>
                <w:szCs w:val="22"/>
              </w:rPr>
              <w:t>After user click on this button, system will navigate to the add request leave page</w:t>
            </w:r>
          </w:p>
        </w:tc>
      </w:tr>
    </w:tbl>
    <w:p w14:paraId="09BD1D36" w14:textId="77777777" w:rsidR="00ED73B3" w:rsidRPr="007149D7" w:rsidRDefault="00ED73B3" w:rsidP="00C851B9">
      <w:pPr>
        <w:ind w:left="0"/>
        <w:jc w:val="both"/>
      </w:pPr>
    </w:p>
    <w:p w14:paraId="37165106" w14:textId="77777777" w:rsidR="00ED73B3" w:rsidRDefault="00ED73B3" w:rsidP="00C851B9">
      <w:pPr>
        <w:pStyle w:val="Heading3"/>
        <w:numPr>
          <w:ilvl w:val="2"/>
          <w:numId w:val="31"/>
        </w:numPr>
        <w:rPr>
          <w:rStyle w:val="q4iawc"/>
          <w:rFonts w:ascii="Times New Roman" w:hAnsi="Times New Roman"/>
          <w:sz w:val="26"/>
          <w:szCs w:val="26"/>
          <w:lang w:val="en"/>
        </w:rPr>
      </w:pPr>
      <w:bookmarkStart w:id="39" w:name="_Toc109314457"/>
      <w:r>
        <w:rPr>
          <w:rStyle w:val="q4iawc"/>
          <w:rFonts w:ascii="Times New Roman" w:hAnsi="Times New Roman"/>
          <w:sz w:val="26"/>
          <w:szCs w:val="26"/>
          <w:lang w:val="en"/>
        </w:rPr>
        <w:lastRenderedPageBreak/>
        <w:t>Business Flow Chart</w:t>
      </w:r>
      <w:bookmarkEnd w:id="39"/>
    </w:p>
    <w:p w14:paraId="6E2F13B1" w14:textId="652884ED" w:rsidR="00ED73B3" w:rsidRDefault="0062352D" w:rsidP="00C851B9">
      <w:pPr>
        <w:keepNext/>
        <w:jc w:val="both"/>
      </w:pPr>
      <w:r>
        <w:rPr>
          <w:noProof/>
          <w:snapToGrid/>
        </w:rPr>
        <w:lastRenderedPageBreak/>
        <w:drawing>
          <wp:inline distT="0" distB="0" distL="0" distR="0" wp14:anchorId="5E806E8F" wp14:editId="1B723B36">
            <wp:extent cx="5941695" cy="86296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euDoLuong_Request_leave_User.png"/>
                    <pic:cNvPicPr/>
                  </pic:nvPicPr>
                  <pic:blipFill>
                    <a:blip r:embed="rId18">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1F135634" w14:textId="58998099" w:rsidR="00ED73B3" w:rsidRPr="006F1DCC" w:rsidRDefault="00ED73B3" w:rsidP="00004415">
      <w:pPr>
        <w:pStyle w:val="Caption"/>
        <w:jc w:val="center"/>
        <w:rPr>
          <w:rFonts w:ascii="Times New Roman" w:hAnsi="Times New Roman"/>
          <w:i/>
          <w:szCs w:val="24"/>
        </w:rPr>
      </w:pPr>
      <w:r w:rsidRPr="006F1DCC">
        <w:rPr>
          <w:rFonts w:ascii="Times New Roman" w:hAnsi="Times New Roman"/>
          <w:i/>
          <w:szCs w:val="24"/>
        </w:rPr>
        <w:lastRenderedPageBreak/>
        <w:t xml:space="preserve">Business Flow Chart </w:t>
      </w:r>
      <w:r w:rsidR="0062352D" w:rsidRPr="006F1DCC">
        <w:rPr>
          <w:rFonts w:ascii="Times New Roman" w:hAnsi="Times New Roman"/>
          <w:i/>
          <w:szCs w:val="24"/>
        </w:rPr>
        <w:t xml:space="preserve">Request Leave </w:t>
      </w:r>
      <w:r w:rsidRPr="006F1DCC">
        <w:rPr>
          <w:rFonts w:ascii="Times New Roman" w:hAnsi="Times New Roman"/>
          <w:i/>
          <w:szCs w:val="24"/>
        </w:rPr>
        <w:t>as User</w:t>
      </w:r>
    </w:p>
    <w:p w14:paraId="43DEC7C1" w14:textId="79355852" w:rsidR="00ED73B3" w:rsidRDefault="0062352D" w:rsidP="00C851B9">
      <w:pPr>
        <w:keepNext/>
        <w:jc w:val="both"/>
      </w:pPr>
      <w:r>
        <w:rPr>
          <w:noProof/>
          <w:snapToGrid/>
        </w:rPr>
        <w:lastRenderedPageBreak/>
        <w:drawing>
          <wp:inline distT="0" distB="0" distL="0" distR="0" wp14:anchorId="0E8A358E" wp14:editId="76D69F31">
            <wp:extent cx="5941695" cy="86296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euDoLuong_Request_leave_User(HR).png"/>
                    <pic:cNvPicPr/>
                  </pic:nvPicPr>
                  <pic:blipFill>
                    <a:blip r:embed="rId19">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54A22029" w14:textId="1AAFA3D2" w:rsidR="00ED73B3" w:rsidRPr="00463AA8" w:rsidRDefault="0062352D" w:rsidP="00463AA8">
      <w:pPr>
        <w:pStyle w:val="Caption"/>
        <w:jc w:val="center"/>
        <w:rPr>
          <w:rFonts w:ascii="Times New Roman" w:hAnsi="Times New Roman"/>
          <w:i/>
          <w:szCs w:val="24"/>
        </w:rPr>
      </w:pPr>
      <w:r w:rsidRPr="00463AA8">
        <w:rPr>
          <w:rFonts w:ascii="Times New Roman" w:hAnsi="Times New Roman"/>
          <w:i/>
          <w:szCs w:val="24"/>
        </w:rPr>
        <w:lastRenderedPageBreak/>
        <w:t>Business Flow Chart Request Leave</w:t>
      </w:r>
      <w:r w:rsidR="00ED73B3" w:rsidRPr="00463AA8">
        <w:rPr>
          <w:rFonts w:ascii="Times New Roman" w:hAnsi="Times New Roman"/>
          <w:i/>
          <w:szCs w:val="24"/>
        </w:rPr>
        <w:t xml:space="preserve"> as HR</w:t>
      </w:r>
    </w:p>
    <w:p w14:paraId="6AB8B80F" w14:textId="4953358F" w:rsidR="00ED73B3" w:rsidRDefault="0062352D" w:rsidP="00C851B9">
      <w:pPr>
        <w:keepNext/>
        <w:jc w:val="both"/>
      </w:pPr>
      <w:r>
        <w:rPr>
          <w:noProof/>
          <w:snapToGrid/>
        </w:rPr>
        <w:lastRenderedPageBreak/>
        <w:drawing>
          <wp:inline distT="0" distB="0" distL="0" distR="0" wp14:anchorId="183A8F62" wp14:editId="51B4464E">
            <wp:extent cx="5941695" cy="86296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euDoLuong_Request_leave_Admin.png"/>
                    <pic:cNvPicPr/>
                  </pic:nvPicPr>
                  <pic:blipFill>
                    <a:blip r:embed="rId20">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4B79F842" w14:textId="32D76998" w:rsidR="00ED73B3" w:rsidRPr="005C36A3" w:rsidRDefault="00195F1C" w:rsidP="00195F1C">
      <w:pPr>
        <w:pStyle w:val="Caption"/>
        <w:jc w:val="center"/>
        <w:rPr>
          <w:rFonts w:ascii="Times New Roman" w:hAnsi="Times New Roman"/>
          <w:i/>
          <w:szCs w:val="24"/>
        </w:rPr>
      </w:pPr>
      <w:r>
        <w:rPr>
          <w:rFonts w:ascii="Times New Roman" w:hAnsi="Times New Roman"/>
          <w:i/>
          <w:szCs w:val="24"/>
        </w:rPr>
        <w:lastRenderedPageBreak/>
        <w:t>Business Flow Chart Request Leave</w:t>
      </w:r>
      <w:r w:rsidR="00ED73B3" w:rsidRPr="005C36A3">
        <w:rPr>
          <w:rFonts w:ascii="Times New Roman" w:hAnsi="Times New Roman"/>
          <w:i/>
          <w:szCs w:val="24"/>
        </w:rPr>
        <w:t xml:space="preserve"> as Admin</w:t>
      </w:r>
    </w:p>
    <w:p w14:paraId="2135C988" w14:textId="77777777" w:rsidR="00ED73B3" w:rsidRDefault="00ED73B3" w:rsidP="00C851B9">
      <w:pPr>
        <w:pStyle w:val="Heading3"/>
        <w:numPr>
          <w:ilvl w:val="2"/>
          <w:numId w:val="31"/>
        </w:numPr>
        <w:rPr>
          <w:rStyle w:val="q4iawc"/>
          <w:rFonts w:ascii="Times New Roman" w:hAnsi="Times New Roman"/>
          <w:sz w:val="26"/>
          <w:szCs w:val="26"/>
          <w:lang w:val="en"/>
        </w:rPr>
      </w:pPr>
      <w:bookmarkStart w:id="40" w:name="_Toc109314458"/>
      <w:r>
        <w:rPr>
          <w:rStyle w:val="q4iawc"/>
          <w:rFonts w:ascii="Times New Roman" w:hAnsi="Times New Roman"/>
          <w:sz w:val="26"/>
          <w:szCs w:val="26"/>
          <w:lang w:val="en"/>
        </w:rPr>
        <w:t>Detail description of the business flow</w:t>
      </w:r>
      <w:bookmarkEnd w:id="40"/>
    </w:p>
    <w:p w14:paraId="278119CF" w14:textId="77777777" w:rsidR="00ED73B3" w:rsidRDefault="00ED73B3" w:rsidP="00C851B9">
      <w:pPr>
        <w:pStyle w:val="ListParagraph"/>
        <w:numPr>
          <w:ilvl w:val="0"/>
          <w:numId w:val="32"/>
        </w:numPr>
        <w:jc w:val="both"/>
        <w:rPr>
          <w:lang w:val="en"/>
        </w:rPr>
      </w:pPr>
      <w:r w:rsidRPr="00BB6479">
        <w:rPr>
          <w:lang w:val="en"/>
        </w:rPr>
        <w:t>As User</w:t>
      </w:r>
      <w:r>
        <w:rPr>
          <w:lang w:val="en"/>
        </w:rPr>
        <w:tab/>
      </w:r>
    </w:p>
    <w:p w14:paraId="1EC7E4E8" w14:textId="77777777" w:rsidR="00ED73B3" w:rsidRPr="00BB6479" w:rsidRDefault="00ED73B3" w:rsidP="00C851B9">
      <w:pPr>
        <w:ind w:left="0"/>
        <w:jc w:val="both"/>
        <w:rPr>
          <w:lang w:val="en"/>
        </w:rPr>
      </w:pPr>
      <w:r>
        <w:rPr>
          <w:lang w:val="en"/>
        </w:rPr>
        <w:t xml:space="preserve">- Index: </w:t>
      </w:r>
    </w:p>
    <w:p w14:paraId="75A54F6D" w14:textId="77777777" w:rsidR="00ED73B3" w:rsidRDefault="00ED73B3" w:rsidP="00C851B9">
      <w:pPr>
        <w:ind w:left="0"/>
        <w:jc w:val="both"/>
        <w:rPr>
          <w:lang w:val="en"/>
        </w:rPr>
      </w:pPr>
      <w:r>
        <w:rPr>
          <w:lang w:val="en"/>
        </w:rPr>
        <w:t>Step 1: User login website</w:t>
      </w:r>
    </w:p>
    <w:p w14:paraId="61E4FCCF" w14:textId="6F16BEE1" w:rsidR="00ED73B3" w:rsidRDefault="0062352D" w:rsidP="00C851B9">
      <w:pPr>
        <w:ind w:left="0"/>
        <w:jc w:val="both"/>
        <w:rPr>
          <w:lang w:val="en"/>
        </w:rPr>
      </w:pPr>
      <w:r>
        <w:rPr>
          <w:lang w:val="en"/>
        </w:rPr>
        <w:t xml:space="preserve">Step 2: User go to the Request leave </w:t>
      </w:r>
      <w:r w:rsidR="00ED73B3">
        <w:rPr>
          <w:lang w:val="en"/>
        </w:rPr>
        <w:t>page</w:t>
      </w:r>
    </w:p>
    <w:p w14:paraId="28C386EA" w14:textId="35B5C19C" w:rsidR="00ED73B3" w:rsidRDefault="00ED73B3" w:rsidP="00C851B9">
      <w:pPr>
        <w:ind w:left="0"/>
        <w:jc w:val="both"/>
        <w:rPr>
          <w:sz w:val="26"/>
          <w:szCs w:val="26"/>
          <w:lang w:val="en"/>
        </w:rPr>
      </w:pPr>
      <w:r>
        <w:rPr>
          <w:lang w:val="en"/>
        </w:rPr>
        <w:t xml:space="preserve">Step 3: </w:t>
      </w:r>
      <w:r w:rsidRPr="00C51F00">
        <w:rPr>
          <w:sz w:val="26"/>
          <w:szCs w:val="26"/>
          <w:lang w:val="en"/>
        </w:rPr>
        <w:t xml:space="preserve">System </w:t>
      </w:r>
      <w:r w:rsidR="0062352D">
        <w:rPr>
          <w:sz w:val="26"/>
          <w:szCs w:val="26"/>
          <w:lang w:val="en"/>
        </w:rPr>
        <w:t>executes a query to get all the request leave information of that</w:t>
      </w:r>
      <w:r>
        <w:rPr>
          <w:sz w:val="26"/>
          <w:szCs w:val="26"/>
          <w:lang w:val="en"/>
        </w:rPr>
        <w:t xml:space="preserve"> user</w:t>
      </w:r>
      <w:r w:rsidRPr="00C51F00">
        <w:rPr>
          <w:sz w:val="26"/>
          <w:szCs w:val="26"/>
          <w:lang w:val="en"/>
        </w:rPr>
        <w:t xml:space="preserve"> and show it on the page</w:t>
      </w:r>
    </w:p>
    <w:p w14:paraId="18D13C64" w14:textId="278621D4" w:rsidR="00AE3B06" w:rsidRDefault="00AE3B06" w:rsidP="00C851B9">
      <w:pPr>
        <w:ind w:left="0"/>
        <w:jc w:val="both"/>
        <w:rPr>
          <w:sz w:val="26"/>
          <w:szCs w:val="26"/>
          <w:lang w:val="en"/>
        </w:rPr>
      </w:pPr>
      <w:r>
        <w:rPr>
          <w:sz w:val="26"/>
          <w:szCs w:val="26"/>
          <w:lang w:val="en"/>
        </w:rPr>
        <w:t>- Annual leave:</w:t>
      </w:r>
    </w:p>
    <w:p w14:paraId="5FCC82AD" w14:textId="362BFFA6" w:rsidR="00AE3B06" w:rsidRDefault="00AE3B06" w:rsidP="00C851B9">
      <w:pPr>
        <w:ind w:left="0"/>
        <w:jc w:val="both"/>
        <w:rPr>
          <w:sz w:val="26"/>
          <w:szCs w:val="26"/>
          <w:lang w:val="en"/>
        </w:rPr>
      </w:pPr>
      <w:r>
        <w:rPr>
          <w:sz w:val="26"/>
          <w:szCs w:val="26"/>
          <w:lang w:val="en"/>
        </w:rPr>
        <w:t>Step 1: User click on Annual leave function</w:t>
      </w:r>
    </w:p>
    <w:p w14:paraId="50FB5101" w14:textId="0293B2E1" w:rsidR="00AE3B06" w:rsidRPr="00C51F00" w:rsidRDefault="00AE3B06" w:rsidP="00C851B9">
      <w:pPr>
        <w:ind w:left="0"/>
        <w:jc w:val="both"/>
        <w:rPr>
          <w:sz w:val="26"/>
          <w:szCs w:val="26"/>
          <w:lang w:val="en"/>
        </w:rPr>
      </w:pPr>
      <w:r>
        <w:rPr>
          <w:sz w:val="26"/>
          <w:szCs w:val="26"/>
          <w:lang w:val="en"/>
        </w:rPr>
        <w:t xml:space="preserve">Step 2: System show number of days off and </w:t>
      </w:r>
      <w:r w:rsidR="000437A5">
        <w:rPr>
          <w:sz w:val="26"/>
          <w:szCs w:val="26"/>
          <w:lang w:val="en"/>
        </w:rPr>
        <w:t xml:space="preserve">that user </w:t>
      </w:r>
      <w:r>
        <w:rPr>
          <w:sz w:val="26"/>
          <w:szCs w:val="26"/>
          <w:lang w:val="en"/>
        </w:rPr>
        <w:t>remaining days</w:t>
      </w:r>
      <w:r w:rsidR="000437A5">
        <w:rPr>
          <w:sz w:val="26"/>
          <w:szCs w:val="26"/>
          <w:lang w:val="en"/>
        </w:rPr>
        <w:t xml:space="preserve"> off</w:t>
      </w:r>
      <w:r>
        <w:rPr>
          <w:sz w:val="26"/>
          <w:szCs w:val="26"/>
          <w:lang w:val="en"/>
        </w:rPr>
        <w:t xml:space="preserve"> </w:t>
      </w:r>
    </w:p>
    <w:p w14:paraId="701B8031" w14:textId="03794EFD" w:rsidR="00ED73B3" w:rsidRPr="00C51F00" w:rsidRDefault="00ED73B3" w:rsidP="00C851B9">
      <w:pPr>
        <w:ind w:left="0"/>
        <w:jc w:val="both"/>
        <w:rPr>
          <w:sz w:val="26"/>
          <w:szCs w:val="26"/>
          <w:lang w:val="en"/>
        </w:rPr>
      </w:pPr>
      <w:r w:rsidRPr="00C51F00">
        <w:rPr>
          <w:sz w:val="26"/>
          <w:szCs w:val="26"/>
          <w:lang w:val="en"/>
        </w:rPr>
        <w:t>- Create</w:t>
      </w:r>
      <w:r w:rsidR="00AE3B06">
        <w:rPr>
          <w:sz w:val="26"/>
          <w:szCs w:val="26"/>
          <w:lang w:val="en"/>
        </w:rPr>
        <w:t xml:space="preserve"> Take a leave of absence</w:t>
      </w:r>
      <w:r w:rsidRPr="00C51F00">
        <w:rPr>
          <w:sz w:val="26"/>
          <w:szCs w:val="26"/>
          <w:lang w:val="en"/>
        </w:rPr>
        <w:t xml:space="preserve">: </w:t>
      </w:r>
    </w:p>
    <w:p w14:paraId="6A11D90D" w14:textId="0B53A2F3" w:rsidR="00ED73B3" w:rsidRDefault="00ED73B3" w:rsidP="00C851B9">
      <w:pPr>
        <w:ind w:left="0"/>
        <w:jc w:val="both"/>
        <w:rPr>
          <w:sz w:val="26"/>
          <w:szCs w:val="26"/>
          <w:lang w:val="en"/>
        </w:rPr>
      </w:pPr>
      <w:r>
        <w:rPr>
          <w:sz w:val="26"/>
          <w:szCs w:val="26"/>
          <w:lang w:val="en"/>
        </w:rPr>
        <w:t xml:space="preserve">Step 1: User </w:t>
      </w:r>
      <w:r w:rsidRPr="00C51F00">
        <w:rPr>
          <w:sz w:val="26"/>
          <w:szCs w:val="26"/>
          <w:lang w:val="en"/>
        </w:rPr>
        <w:t>click on Add button, sys</w:t>
      </w:r>
      <w:r>
        <w:rPr>
          <w:sz w:val="26"/>
          <w:szCs w:val="26"/>
          <w:lang w:val="en"/>
        </w:rPr>
        <w:t xml:space="preserve">tem will navigate to Add </w:t>
      </w:r>
      <w:r w:rsidR="0062352D">
        <w:rPr>
          <w:sz w:val="26"/>
          <w:szCs w:val="26"/>
          <w:lang w:val="en"/>
        </w:rPr>
        <w:t>request leave</w:t>
      </w:r>
      <w:r w:rsidRPr="00C51F00">
        <w:rPr>
          <w:sz w:val="26"/>
          <w:szCs w:val="26"/>
          <w:lang w:val="en"/>
        </w:rPr>
        <w:t xml:space="preserve"> page</w:t>
      </w:r>
    </w:p>
    <w:p w14:paraId="229F02C5" w14:textId="59126DEC" w:rsidR="00AE3B06" w:rsidRPr="00C51F00" w:rsidRDefault="00AE3B06" w:rsidP="00C851B9">
      <w:pPr>
        <w:ind w:left="0"/>
        <w:jc w:val="both"/>
        <w:rPr>
          <w:sz w:val="26"/>
          <w:szCs w:val="26"/>
          <w:lang w:val="en"/>
        </w:rPr>
      </w:pPr>
      <w:r>
        <w:rPr>
          <w:sz w:val="26"/>
          <w:szCs w:val="26"/>
          <w:lang w:val="en"/>
        </w:rPr>
        <w:t xml:space="preserve">Step 2: User click on Take a leave of absence function </w:t>
      </w:r>
    </w:p>
    <w:p w14:paraId="49C0AE4D" w14:textId="5EF627A2" w:rsidR="00ED73B3" w:rsidRPr="00C51F00" w:rsidRDefault="00ED73B3" w:rsidP="00C851B9">
      <w:pPr>
        <w:ind w:left="0"/>
        <w:jc w:val="both"/>
        <w:rPr>
          <w:sz w:val="26"/>
          <w:szCs w:val="26"/>
          <w:lang w:val="en"/>
        </w:rPr>
      </w:pPr>
      <w:r w:rsidRPr="00C51F00">
        <w:rPr>
          <w:sz w:val="26"/>
          <w:szCs w:val="26"/>
          <w:lang w:val="en"/>
        </w:rPr>
        <w:t xml:space="preserve">Step 2: </w:t>
      </w:r>
      <w:r>
        <w:rPr>
          <w:sz w:val="26"/>
          <w:szCs w:val="26"/>
          <w:lang w:val="en"/>
        </w:rPr>
        <w:t xml:space="preserve">User input values in </w:t>
      </w:r>
      <w:r w:rsidR="00AE3B06">
        <w:rPr>
          <w:sz w:val="26"/>
          <w:szCs w:val="26"/>
          <w:lang w:val="en"/>
        </w:rPr>
        <w:t>Take a leave of absence</w:t>
      </w:r>
      <w:r w:rsidRPr="00C51F00">
        <w:rPr>
          <w:sz w:val="26"/>
          <w:szCs w:val="26"/>
          <w:lang w:val="en"/>
        </w:rPr>
        <w:t xml:space="preserve"> name field</w:t>
      </w:r>
    </w:p>
    <w:p w14:paraId="7FEB8CFF" w14:textId="7F0ACAFF" w:rsidR="00ED73B3" w:rsidRPr="00C51F00" w:rsidRDefault="00ED73B3"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w:t>
      </w:r>
      <w:r w:rsidR="00AE3B06">
        <w:rPr>
          <w:sz w:val="26"/>
          <w:szCs w:val="26"/>
          <w:lang w:val="en"/>
        </w:rPr>
        <w:t xml:space="preserve"> </w:t>
      </w:r>
      <w:r w:rsidRPr="00C51F00">
        <w:rPr>
          <w:sz w:val="26"/>
          <w:szCs w:val="26"/>
          <w:lang w:val="en"/>
        </w:rPr>
        <w:t>then move to the next step</w:t>
      </w:r>
    </w:p>
    <w:p w14:paraId="0A8D085A" w14:textId="2F4F7DAA" w:rsidR="00ED73B3" w:rsidRPr="00C51F00" w:rsidRDefault="00ED73B3" w:rsidP="00C851B9">
      <w:pPr>
        <w:ind w:left="0"/>
        <w:jc w:val="both"/>
        <w:rPr>
          <w:sz w:val="26"/>
          <w:szCs w:val="26"/>
          <w:lang w:val="en"/>
        </w:rPr>
      </w:pPr>
      <w:r w:rsidRPr="00C51F00">
        <w:rPr>
          <w:sz w:val="26"/>
          <w:szCs w:val="26"/>
          <w:lang w:val="en"/>
        </w:rPr>
        <w:t>Step 4: System perform insert n</w:t>
      </w:r>
      <w:r>
        <w:rPr>
          <w:sz w:val="26"/>
          <w:szCs w:val="26"/>
          <w:lang w:val="en"/>
        </w:rPr>
        <w:t xml:space="preserve">ew </w:t>
      </w:r>
      <w:r w:rsidR="00AE3B06">
        <w:rPr>
          <w:sz w:val="26"/>
          <w:szCs w:val="26"/>
          <w:lang w:val="en"/>
        </w:rPr>
        <w:t>Take a leave of absence</w:t>
      </w:r>
    </w:p>
    <w:p w14:paraId="5F8625F5" w14:textId="77777777" w:rsidR="00ED73B3" w:rsidRPr="00C51F00" w:rsidRDefault="00ED73B3" w:rsidP="00C851B9">
      <w:pPr>
        <w:ind w:left="0"/>
        <w:jc w:val="both"/>
        <w:rPr>
          <w:sz w:val="26"/>
          <w:szCs w:val="26"/>
          <w:lang w:val="en"/>
        </w:rPr>
      </w:pPr>
      <w:r w:rsidRPr="00C51F00">
        <w:rPr>
          <w:sz w:val="26"/>
          <w:szCs w:val="26"/>
          <w:lang w:val="en"/>
        </w:rPr>
        <w:t>Step 5: System show a message on the screen</w:t>
      </w:r>
    </w:p>
    <w:p w14:paraId="386B09DC" w14:textId="77777777" w:rsidR="00ED73B3" w:rsidRPr="00BB6479" w:rsidRDefault="00ED73B3" w:rsidP="00C851B9">
      <w:pPr>
        <w:ind w:left="0"/>
        <w:jc w:val="both"/>
        <w:rPr>
          <w:sz w:val="26"/>
          <w:szCs w:val="26"/>
          <w:lang w:val="en"/>
        </w:rPr>
      </w:pPr>
      <w:r w:rsidRPr="00C51F00">
        <w:rPr>
          <w:sz w:val="26"/>
          <w:szCs w:val="26"/>
          <w:lang w:val="en"/>
        </w:rPr>
        <w:t>Step 6: Back to index page</w:t>
      </w:r>
    </w:p>
    <w:p w14:paraId="7D661F4D" w14:textId="77777777" w:rsidR="00ED73B3" w:rsidRDefault="00ED73B3" w:rsidP="00C851B9">
      <w:pPr>
        <w:pStyle w:val="ListParagraph"/>
        <w:numPr>
          <w:ilvl w:val="0"/>
          <w:numId w:val="32"/>
        </w:numPr>
        <w:jc w:val="both"/>
        <w:rPr>
          <w:lang w:val="en"/>
        </w:rPr>
      </w:pPr>
      <w:r w:rsidRPr="00BB6479">
        <w:rPr>
          <w:lang w:val="en"/>
        </w:rPr>
        <w:t>As User role HR</w:t>
      </w:r>
    </w:p>
    <w:p w14:paraId="51CBB9C5" w14:textId="77777777" w:rsidR="00ED73B3" w:rsidRPr="00BB6479" w:rsidRDefault="00ED73B3" w:rsidP="00C851B9">
      <w:pPr>
        <w:ind w:left="0"/>
        <w:jc w:val="both"/>
        <w:rPr>
          <w:lang w:val="en"/>
        </w:rPr>
      </w:pPr>
      <w:r w:rsidRPr="00BB6479">
        <w:rPr>
          <w:lang w:val="en"/>
        </w:rPr>
        <w:t>- I</w:t>
      </w:r>
      <w:r>
        <w:rPr>
          <w:lang w:val="en"/>
        </w:rPr>
        <w:t>nd</w:t>
      </w:r>
      <w:r w:rsidRPr="00BB6479">
        <w:rPr>
          <w:lang w:val="en"/>
        </w:rPr>
        <w:t xml:space="preserve">ex: </w:t>
      </w:r>
    </w:p>
    <w:p w14:paraId="0FA28A85" w14:textId="1BA9C0B7" w:rsidR="00ED73B3" w:rsidRPr="00BB6479" w:rsidRDefault="00ED73B3" w:rsidP="00C851B9">
      <w:pPr>
        <w:ind w:left="0"/>
        <w:jc w:val="both"/>
        <w:rPr>
          <w:lang w:val="en"/>
        </w:rPr>
      </w:pPr>
      <w:r w:rsidRPr="00BB6479">
        <w:rPr>
          <w:lang w:val="en"/>
        </w:rPr>
        <w:t xml:space="preserve">Step 1: User </w:t>
      </w:r>
      <w:r w:rsidR="000437A5">
        <w:rPr>
          <w:lang w:val="en"/>
        </w:rPr>
        <w:t xml:space="preserve">(HR) </w:t>
      </w:r>
      <w:r w:rsidRPr="00BB6479">
        <w:rPr>
          <w:lang w:val="en"/>
        </w:rPr>
        <w:t>login website</w:t>
      </w:r>
    </w:p>
    <w:p w14:paraId="69A8BC86" w14:textId="65DEA011" w:rsidR="00ED73B3" w:rsidRPr="00BB6479" w:rsidRDefault="00ED73B3" w:rsidP="00C851B9">
      <w:pPr>
        <w:ind w:left="0"/>
        <w:jc w:val="both"/>
        <w:rPr>
          <w:lang w:val="en"/>
        </w:rPr>
      </w:pPr>
      <w:r w:rsidRPr="00BB6479">
        <w:rPr>
          <w:lang w:val="en"/>
        </w:rPr>
        <w:t>Step 2: User</w:t>
      </w:r>
      <w:r w:rsidR="000437A5">
        <w:rPr>
          <w:lang w:val="en"/>
        </w:rPr>
        <w:t xml:space="preserve"> (HR)</w:t>
      </w:r>
      <w:r w:rsidRPr="00BB6479">
        <w:rPr>
          <w:lang w:val="en"/>
        </w:rPr>
        <w:t xml:space="preserve"> go to the </w:t>
      </w:r>
      <w:r w:rsidR="00AE3B06">
        <w:rPr>
          <w:lang w:val="en"/>
        </w:rPr>
        <w:t xml:space="preserve">Request leave </w:t>
      </w:r>
      <w:r w:rsidRPr="00BB6479">
        <w:rPr>
          <w:lang w:val="en"/>
        </w:rPr>
        <w:t>page</w:t>
      </w:r>
    </w:p>
    <w:p w14:paraId="095540F7" w14:textId="1C0A7985" w:rsidR="00ED73B3" w:rsidRDefault="00ED73B3" w:rsidP="00C851B9">
      <w:pPr>
        <w:ind w:left="0"/>
        <w:jc w:val="both"/>
        <w:rPr>
          <w:sz w:val="26"/>
          <w:szCs w:val="26"/>
          <w:lang w:val="en"/>
        </w:rPr>
      </w:pPr>
      <w:r w:rsidRPr="00BB6479">
        <w:rPr>
          <w:lang w:val="en"/>
        </w:rPr>
        <w:t xml:space="preserve">Step 3: </w:t>
      </w:r>
      <w:r w:rsidRPr="00BB6479">
        <w:rPr>
          <w:sz w:val="26"/>
          <w:szCs w:val="26"/>
          <w:lang w:val="en"/>
        </w:rPr>
        <w:t xml:space="preserve">System executes a query to get all the </w:t>
      </w:r>
      <w:r w:rsidR="00AE3B06">
        <w:rPr>
          <w:sz w:val="26"/>
          <w:szCs w:val="26"/>
          <w:lang w:val="en"/>
        </w:rPr>
        <w:t xml:space="preserve">request leave </w:t>
      </w:r>
      <w:r w:rsidR="000437A5">
        <w:rPr>
          <w:sz w:val="26"/>
          <w:szCs w:val="26"/>
          <w:lang w:val="en"/>
        </w:rPr>
        <w:t>information of all</w:t>
      </w:r>
      <w:r w:rsidRPr="00BB6479">
        <w:rPr>
          <w:sz w:val="26"/>
          <w:szCs w:val="26"/>
          <w:lang w:val="en"/>
        </w:rPr>
        <w:t xml:space="preserve"> user and show it on the page</w:t>
      </w:r>
    </w:p>
    <w:p w14:paraId="48051BDF" w14:textId="77777777" w:rsidR="000437A5" w:rsidRDefault="000437A5" w:rsidP="00C851B9">
      <w:pPr>
        <w:ind w:left="0"/>
        <w:jc w:val="both"/>
        <w:rPr>
          <w:sz w:val="26"/>
          <w:szCs w:val="26"/>
          <w:lang w:val="en"/>
        </w:rPr>
      </w:pPr>
      <w:r>
        <w:rPr>
          <w:sz w:val="26"/>
          <w:szCs w:val="26"/>
          <w:lang w:val="en"/>
        </w:rPr>
        <w:lastRenderedPageBreak/>
        <w:t>- Annual leave:</w:t>
      </w:r>
    </w:p>
    <w:p w14:paraId="070B2829" w14:textId="007B800F" w:rsidR="000437A5" w:rsidRDefault="000437A5" w:rsidP="00C851B9">
      <w:pPr>
        <w:ind w:left="0"/>
        <w:jc w:val="both"/>
        <w:rPr>
          <w:sz w:val="26"/>
          <w:szCs w:val="26"/>
          <w:lang w:val="en"/>
        </w:rPr>
      </w:pPr>
      <w:r>
        <w:rPr>
          <w:sz w:val="26"/>
          <w:szCs w:val="26"/>
          <w:lang w:val="en"/>
        </w:rPr>
        <w:t>Step 1: User (HR) click on Annual leave function</w:t>
      </w:r>
    </w:p>
    <w:p w14:paraId="53EC29FC" w14:textId="52A8EB70" w:rsidR="000437A5" w:rsidRPr="00BB6479" w:rsidRDefault="000437A5" w:rsidP="00C851B9">
      <w:pPr>
        <w:ind w:left="0"/>
        <w:jc w:val="both"/>
        <w:rPr>
          <w:sz w:val="26"/>
          <w:szCs w:val="26"/>
          <w:lang w:val="en"/>
        </w:rPr>
      </w:pPr>
      <w:r>
        <w:rPr>
          <w:sz w:val="26"/>
          <w:szCs w:val="26"/>
          <w:lang w:val="en"/>
        </w:rPr>
        <w:t xml:space="preserve">Step 2: System show number of days off and all user remaining days off </w:t>
      </w:r>
    </w:p>
    <w:p w14:paraId="26AA06DE" w14:textId="376309F2" w:rsidR="00ED73B3" w:rsidRPr="00BB6479" w:rsidRDefault="00ED73B3" w:rsidP="00C851B9">
      <w:pPr>
        <w:ind w:left="0"/>
        <w:jc w:val="both"/>
        <w:rPr>
          <w:sz w:val="26"/>
          <w:szCs w:val="26"/>
          <w:lang w:val="en"/>
        </w:rPr>
      </w:pPr>
      <w:r w:rsidRPr="00BB6479">
        <w:rPr>
          <w:sz w:val="26"/>
          <w:szCs w:val="26"/>
          <w:lang w:val="en"/>
        </w:rPr>
        <w:t>- Create</w:t>
      </w:r>
      <w:r w:rsidR="000437A5">
        <w:rPr>
          <w:sz w:val="26"/>
          <w:szCs w:val="26"/>
          <w:lang w:val="en"/>
        </w:rPr>
        <w:t xml:space="preserve"> Take a leave of absence</w:t>
      </w:r>
      <w:r w:rsidRPr="00BB6479">
        <w:rPr>
          <w:sz w:val="26"/>
          <w:szCs w:val="26"/>
          <w:lang w:val="en"/>
        </w:rPr>
        <w:t xml:space="preserve">: </w:t>
      </w:r>
    </w:p>
    <w:p w14:paraId="63D642E5" w14:textId="762E68E7" w:rsidR="00ED73B3" w:rsidRPr="00BB6479" w:rsidRDefault="00ED73B3" w:rsidP="00C851B9">
      <w:pPr>
        <w:ind w:left="0"/>
        <w:jc w:val="both"/>
        <w:rPr>
          <w:sz w:val="26"/>
          <w:szCs w:val="26"/>
          <w:lang w:val="en"/>
        </w:rPr>
      </w:pPr>
      <w:r w:rsidRPr="00BB6479">
        <w:rPr>
          <w:sz w:val="26"/>
          <w:szCs w:val="26"/>
          <w:lang w:val="en"/>
        </w:rPr>
        <w:t>Step 1: User</w:t>
      </w:r>
      <w:r>
        <w:rPr>
          <w:sz w:val="26"/>
          <w:szCs w:val="26"/>
          <w:lang w:val="en"/>
        </w:rPr>
        <w:t xml:space="preserve"> (HR)</w:t>
      </w:r>
      <w:r w:rsidRPr="00BB6479">
        <w:rPr>
          <w:sz w:val="26"/>
          <w:szCs w:val="26"/>
          <w:lang w:val="en"/>
        </w:rPr>
        <w:t xml:space="preserve"> click on Add button, system will navigate to Add </w:t>
      </w:r>
      <w:r w:rsidR="00AE3B06">
        <w:rPr>
          <w:sz w:val="26"/>
          <w:szCs w:val="26"/>
          <w:lang w:val="en"/>
        </w:rPr>
        <w:t xml:space="preserve">Take a leave of absence </w:t>
      </w:r>
      <w:r w:rsidRPr="00BB6479">
        <w:rPr>
          <w:sz w:val="26"/>
          <w:szCs w:val="26"/>
          <w:lang w:val="en"/>
        </w:rPr>
        <w:t>page</w:t>
      </w:r>
    </w:p>
    <w:p w14:paraId="2DD139A3" w14:textId="59214B68" w:rsidR="00ED73B3" w:rsidRPr="00BB6479" w:rsidRDefault="00ED73B3" w:rsidP="00C851B9">
      <w:pPr>
        <w:ind w:left="0"/>
        <w:jc w:val="both"/>
        <w:rPr>
          <w:sz w:val="26"/>
          <w:szCs w:val="26"/>
          <w:lang w:val="en"/>
        </w:rPr>
      </w:pPr>
      <w:r w:rsidRPr="00BB6479">
        <w:rPr>
          <w:sz w:val="26"/>
          <w:szCs w:val="26"/>
          <w:lang w:val="en"/>
        </w:rPr>
        <w:t xml:space="preserve">Step 2: User </w:t>
      </w:r>
      <w:r>
        <w:rPr>
          <w:sz w:val="26"/>
          <w:szCs w:val="26"/>
          <w:lang w:val="en"/>
        </w:rPr>
        <w:t xml:space="preserve">(HR) </w:t>
      </w:r>
      <w:r w:rsidRPr="00BB6479">
        <w:rPr>
          <w:sz w:val="26"/>
          <w:szCs w:val="26"/>
          <w:lang w:val="en"/>
        </w:rPr>
        <w:t xml:space="preserve">input values in </w:t>
      </w:r>
      <w:r w:rsidR="00AE3B06">
        <w:rPr>
          <w:sz w:val="26"/>
          <w:szCs w:val="26"/>
          <w:lang w:val="en"/>
        </w:rPr>
        <w:t>Take a leave of absence</w:t>
      </w:r>
      <w:r w:rsidRPr="00BB6479">
        <w:rPr>
          <w:sz w:val="26"/>
          <w:szCs w:val="26"/>
          <w:lang w:val="en"/>
        </w:rPr>
        <w:t xml:space="preserve"> name field</w:t>
      </w:r>
    </w:p>
    <w:p w14:paraId="4E9CF203" w14:textId="2339FEB8" w:rsidR="00ED73B3" w:rsidRPr="00BB6479" w:rsidRDefault="00ED73B3" w:rsidP="00C851B9">
      <w:pPr>
        <w:ind w:left="0"/>
        <w:jc w:val="both"/>
        <w:rPr>
          <w:sz w:val="26"/>
          <w:szCs w:val="26"/>
          <w:lang w:val="en"/>
        </w:rPr>
      </w:pPr>
      <w:r w:rsidRPr="00BB6479">
        <w:rPr>
          <w:sz w:val="26"/>
          <w:szCs w:val="26"/>
          <w:lang w:val="en"/>
        </w:rPr>
        <w:t>Step 3: System perform data validation, if the data is valid</w:t>
      </w:r>
      <w:r>
        <w:rPr>
          <w:sz w:val="26"/>
          <w:szCs w:val="26"/>
          <w:lang w:val="en"/>
        </w:rPr>
        <w:t>,</w:t>
      </w:r>
      <w:r w:rsidR="000437A5">
        <w:rPr>
          <w:sz w:val="26"/>
          <w:szCs w:val="26"/>
          <w:lang w:val="en"/>
        </w:rPr>
        <w:t xml:space="preserve"> </w:t>
      </w:r>
      <w:r w:rsidRPr="00BB6479">
        <w:rPr>
          <w:sz w:val="26"/>
          <w:szCs w:val="26"/>
          <w:lang w:val="en"/>
        </w:rPr>
        <w:t>then move to the next step</w:t>
      </w:r>
    </w:p>
    <w:p w14:paraId="75FD4816" w14:textId="2A06E0DB" w:rsidR="00ED73B3" w:rsidRPr="00BB6479" w:rsidRDefault="00ED73B3" w:rsidP="00C851B9">
      <w:pPr>
        <w:ind w:left="0"/>
        <w:jc w:val="both"/>
        <w:rPr>
          <w:sz w:val="26"/>
          <w:szCs w:val="26"/>
          <w:lang w:val="en"/>
        </w:rPr>
      </w:pPr>
      <w:r w:rsidRPr="00BB6479">
        <w:rPr>
          <w:sz w:val="26"/>
          <w:szCs w:val="26"/>
          <w:lang w:val="en"/>
        </w:rPr>
        <w:t>Step 4: System perform insert new</w:t>
      </w:r>
      <w:r w:rsidR="00AE3B06" w:rsidRPr="00AE3B06">
        <w:rPr>
          <w:sz w:val="26"/>
          <w:szCs w:val="26"/>
          <w:lang w:val="en"/>
        </w:rPr>
        <w:t xml:space="preserve"> </w:t>
      </w:r>
      <w:r w:rsidR="00AE3B06">
        <w:rPr>
          <w:sz w:val="26"/>
          <w:szCs w:val="26"/>
          <w:lang w:val="en"/>
        </w:rPr>
        <w:t>Take a leave of absence</w:t>
      </w:r>
    </w:p>
    <w:p w14:paraId="10C35C85" w14:textId="77777777" w:rsidR="00ED73B3" w:rsidRPr="00BB6479" w:rsidRDefault="00ED73B3" w:rsidP="00C851B9">
      <w:pPr>
        <w:ind w:left="0"/>
        <w:jc w:val="both"/>
        <w:rPr>
          <w:sz w:val="26"/>
          <w:szCs w:val="26"/>
          <w:lang w:val="en"/>
        </w:rPr>
      </w:pPr>
      <w:r w:rsidRPr="00BB6479">
        <w:rPr>
          <w:sz w:val="26"/>
          <w:szCs w:val="26"/>
          <w:lang w:val="en"/>
        </w:rPr>
        <w:t>Step 5: System show a message on the screen</w:t>
      </w:r>
    </w:p>
    <w:p w14:paraId="31C11CC7" w14:textId="77777777" w:rsidR="00ED73B3" w:rsidRPr="00BB6479" w:rsidRDefault="00ED73B3" w:rsidP="00C851B9">
      <w:pPr>
        <w:ind w:left="0"/>
        <w:jc w:val="both"/>
        <w:rPr>
          <w:sz w:val="26"/>
          <w:szCs w:val="26"/>
          <w:lang w:val="en"/>
        </w:rPr>
      </w:pPr>
      <w:r w:rsidRPr="00BB6479">
        <w:rPr>
          <w:sz w:val="26"/>
          <w:szCs w:val="26"/>
          <w:lang w:val="en"/>
        </w:rPr>
        <w:t>Step 6: Back to index page</w:t>
      </w:r>
    </w:p>
    <w:p w14:paraId="5879DC8D" w14:textId="24DBD5A3" w:rsidR="00ED73B3" w:rsidRPr="00C51F00" w:rsidRDefault="00ED73B3" w:rsidP="00C851B9">
      <w:pPr>
        <w:ind w:left="0"/>
        <w:jc w:val="both"/>
        <w:rPr>
          <w:sz w:val="26"/>
          <w:szCs w:val="26"/>
          <w:lang w:val="en"/>
        </w:rPr>
      </w:pPr>
      <w:r w:rsidRPr="00C51F00">
        <w:rPr>
          <w:sz w:val="26"/>
          <w:szCs w:val="26"/>
          <w:lang w:val="en"/>
        </w:rPr>
        <w:t>- Edit</w:t>
      </w:r>
      <w:r w:rsidR="000437A5">
        <w:rPr>
          <w:sz w:val="26"/>
          <w:szCs w:val="26"/>
          <w:lang w:val="en"/>
        </w:rPr>
        <w:t xml:space="preserve"> Take a leave of absence</w:t>
      </w:r>
      <w:r w:rsidRPr="00C51F00">
        <w:rPr>
          <w:sz w:val="26"/>
          <w:szCs w:val="26"/>
          <w:lang w:val="en"/>
        </w:rPr>
        <w:t>:</w:t>
      </w:r>
    </w:p>
    <w:p w14:paraId="560EFA64" w14:textId="7E75296B" w:rsidR="00ED73B3" w:rsidRPr="00C51F00" w:rsidRDefault="00ED73B3" w:rsidP="00C851B9">
      <w:pPr>
        <w:ind w:left="0"/>
        <w:jc w:val="both"/>
        <w:rPr>
          <w:sz w:val="26"/>
          <w:szCs w:val="26"/>
          <w:lang w:val="en"/>
        </w:rPr>
      </w:pPr>
      <w:r>
        <w:rPr>
          <w:sz w:val="26"/>
          <w:szCs w:val="26"/>
          <w:lang w:val="en"/>
        </w:rPr>
        <w:t>Step 1: User (HR)</w:t>
      </w:r>
      <w:r w:rsidRPr="00C51F00">
        <w:rPr>
          <w:sz w:val="26"/>
          <w:szCs w:val="26"/>
          <w:lang w:val="en"/>
        </w:rPr>
        <w:t xml:space="preserve"> click on Edit button on any </w:t>
      </w:r>
      <w:r w:rsidR="000437A5">
        <w:rPr>
          <w:sz w:val="26"/>
          <w:szCs w:val="26"/>
          <w:lang w:val="en"/>
        </w:rPr>
        <w:t xml:space="preserve">Take a leave of absence </w:t>
      </w:r>
      <w:r>
        <w:rPr>
          <w:sz w:val="26"/>
          <w:szCs w:val="26"/>
          <w:lang w:val="en"/>
        </w:rPr>
        <w:t xml:space="preserve">information of any user </w:t>
      </w:r>
      <w:r w:rsidRPr="00C51F00">
        <w:rPr>
          <w:sz w:val="26"/>
          <w:szCs w:val="26"/>
          <w:lang w:val="en"/>
        </w:rPr>
        <w:t xml:space="preserve">in the </w:t>
      </w:r>
      <w:r w:rsidR="000437A5">
        <w:rPr>
          <w:sz w:val="26"/>
          <w:szCs w:val="26"/>
          <w:lang w:val="en"/>
        </w:rPr>
        <w:t>Take a leave of absence</w:t>
      </w:r>
      <w:r w:rsidRPr="00C51F00">
        <w:rPr>
          <w:sz w:val="26"/>
          <w:szCs w:val="26"/>
          <w:lang w:val="en"/>
        </w:rPr>
        <w:t xml:space="preserve"> list (Index), system will navigate to edit </w:t>
      </w:r>
      <w:r w:rsidR="000437A5">
        <w:rPr>
          <w:sz w:val="26"/>
          <w:szCs w:val="26"/>
          <w:lang w:val="en"/>
        </w:rPr>
        <w:t xml:space="preserve">Request leave </w:t>
      </w:r>
      <w:r w:rsidRPr="00C51F00">
        <w:rPr>
          <w:sz w:val="26"/>
          <w:szCs w:val="26"/>
          <w:lang w:val="en"/>
        </w:rPr>
        <w:t xml:space="preserve">page </w:t>
      </w:r>
    </w:p>
    <w:p w14:paraId="17A8C11F" w14:textId="6B6352DC" w:rsidR="00ED73B3" w:rsidRPr="00C51F00" w:rsidRDefault="00ED73B3" w:rsidP="00C851B9">
      <w:pPr>
        <w:ind w:left="0"/>
        <w:jc w:val="both"/>
        <w:rPr>
          <w:sz w:val="26"/>
          <w:szCs w:val="26"/>
          <w:lang w:val="en"/>
        </w:rPr>
      </w:pPr>
      <w:r w:rsidRPr="00C51F00">
        <w:rPr>
          <w:sz w:val="26"/>
          <w:szCs w:val="26"/>
          <w:lang w:val="en"/>
        </w:rPr>
        <w:t xml:space="preserve">Step 2: </w:t>
      </w:r>
      <w:r>
        <w:rPr>
          <w:sz w:val="26"/>
          <w:szCs w:val="26"/>
          <w:lang w:val="en"/>
        </w:rPr>
        <w:t>User (HR)</w:t>
      </w:r>
      <w:r w:rsidRPr="00C51F00">
        <w:rPr>
          <w:sz w:val="26"/>
          <w:szCs w:val="26"/>
          <w:lang w:val="en"/>
        </w:rPr>
        <w:t xml:space="preserve"> input values in </w:t>
      </w:r>
      <w:r w:rsidR="000437A5">
        <w:rPr>
          <w:sz w:val="26"/>
          <w:szCs w:val="26"/>
          <w:lang w:val="en"/>
        </w:rPr>
        <w:t>Take a leave of absence</w:t>
      </w:r>
      <w:r w:rsidRPr="00C51F00">
        <w:rPr>
          <w:sz w:val="26"/>
          <w:szCs w:val="26"/>
          <w:lang w:val="en"/>
        </w:rPr>
        <w:t xml:space="preserve"> name field</w:t>
      </w:r>
    </w:p>
    <w:p w14:paraId="4005803A" w14:textId="3F65A410" w:rsidR="00ED73B3" w:rsidRPr="00C51F00" w:rsidRDefault="00ED73B3"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w:t>
      </w:r>
      <w:r w:rsidR="000437A5">
        <w:rPr>
          <w:sz w:val="26"/>
          <w:szCs w:val="26"/>
          <w:lang w:val="en"/>
        </w:rPr>
        <w:t xml:space="preserve"> </w:t>
      </w:r>
      <w:r w:rsidRPr="00C51F00">
        <w:rPr>
          <w:sz w:val="26"/>
          <w:szCs w:val="26"/>
          <w:lang w:val="en"/>
        </w:rPr>
        <w:t>then move to the next step</w:t>
      </w:r>
    </w:p>
    <w:p w14:paraId="2E15133A" w14:textId="397D5E3A" w:rsidR="00ED73B3" w:rsidRPr="00C51F00" w:rsidRDefault="00ED73B3" w:rsidP="00C851B9">
      <w:pPr>
        <w:ind w:left="0"/>
        <w:jc w:val="both"/>
        <w:rPr>
          <w:sz w:val="26"/>
          <w:szCs w:val="26"/>
          <w:lang w:val="en"/>
        </w:rPr>
      </w:pPr>
      <w:r w:rsidRPr="00C51F00">
        <w:rPr>
          <w:sz w:val="26"/>
          <w:szCs w:val="26"/>
          <w:lang w:val="en"/>
        </w:rPr>
        <w:t>Step 4: System perform update new</w:t>
      </w:r>
      <w:r>
        <w:rPr>
          <w:sz w:val="26"/>
          <w:szCs w:val="26"/>
          <w:lang w:val="en"/>
        </w:rPr>
        <w:t xml:space="preserve"> </w:t>
      </w:r>
      <w:r w:rsidR="000437A5">
        <w:rPr>
          <w:sz w:val="26"/>
          <w:szCs w:val="26"/>
          <w:lang w:val="en"/>
        </w:rPr>
        <w:t>Take a leave of absence</w:t>
      </w:r>
      <w:r w:rsidRPr="00C51F00">
        <w:rPr>
          <w:sz w:val="26"/>
          <w:szCs w:val="26"/>
          <w:lang w:val="en"/>
        </w:rPr>
        <w:t xml:space="preserve"> name </w:t>
      </w:r>
    </w:p>
    <w:p w14:paraId="798F6FF5" w14:textId="77777777" w:rsidR="00ED73B3" w:rsidRPr="00C51F00" w:rsidRDefault="00ED73B3" w:rsidP="00C851B9">
      <w:pPr>
        <w:ind w:left="0"/>
        <w:jc w:val="both"/>
        <w:rPr>
          <w:sz w:val="26"/>
          <w:szCs w:val="26"/>
          <w:lang w:val="en"/>
        </w:rPr>
      </w:pPr>
      <w:r w:rsidRPr="00C51F00">
        <w:rPr>
          <w:sz w:val="26"/>
          <w:szCs w:val="26"/>
          <w:lang w:val="en"/>
        </w:rPr>
        <w:t>Step 5: System show a message on the screen</w:t>
      </w:r>
    </w:p>
    <w:p w14:paraId="0EC70CAF" w14:textId="77777777" w:rsidR="00ED73B3" w:rsidRPr="00C51F00" w:rsidRDefault="00ED73B3" w:rsidP="00C851B9">
      <w:pPr>
        <w:ind w:left="0"/>
        <w:jc w:val="both"/>
        <w:rPr>
          <w:sz w:val="26"/>
          <w:szCs w:val="26"/>
          <w:lang w:val="en"/>
        </w:rPr>
      </w:pPr>
      <w:r w:rsidRPr="00C51F00">
        <w:rPr>
          <w:sz w:val="26"/>
          <w:szCs w:val="26"/>
          <w:lang w:val="en"/>
        </w:rPr>
        <w:t>Step 6: Back to index page</w:t>
      </w:r>
    </w:p>
    <w:p w14:paraId="053E40A9" w14:textId="77CF5089" w:rsidR="00ED73B3" w:rsidRPr="00C51F00" w:rsidRDefault="00ED73B3" w:rsidP="00C851B9">
      <w:pPr>
        <w:ind w:left="0"/>
        <w:jc w:val="both"/>
        <w:rPr>
          <w:sz w:val="26"/>
          <w:szCs w:val="26"/>
          <w:lang w:val="en"/>
        </w:rPr>
      </w:pPr>
      <w:r w:rsidRPr="00C51F00">
        <w:rPr>
          <w:sz w:val="26"/>
          <w:szCs w:val="26"/>
          <w:lang w:val="en"/>
        </w:rPr>
        <w:t>- Delete</w:t>
      </w:r>
      <w:r w:rsidR="000437A5">
        <w:rPr>
          <w:sz w:val="26"/>
          <w:szCs w:val="26"/>
          <w:lang w:val="en"/>
        </w:rPr>
        <w:t xml:space="preserve"> Take a leave of absence</w:t>
      </w:r>
      <w:r w:rsidRPr="00C51F00">
        <w:rPr>
          <w:sz w:val="26"/>
          <w:szCs w:val="26"/>
          <w:lang w:val="en"/>
        </w:rPr>
        <w:t>:</w:t>
      </w:r>
    </w:p>
    <w:p w14:paraId="404357E1" w14:textId="7A53B262" w:rsidR="00ED73B3" w:rsidRPr="00C51F00" w:rsidRDefault="00ED73B3" w:rsidP="00C851B9">
      <w:pPr>
        <w:ind w:left="0"/>
        <w:jc w:val="both"/>
        <w:rPr>
          <w:sz w:val="26"/>
          <w:szCs w:val="26"/>
          <w:lang w:val="en"/>
        </w:rPr>
      </w:pPr>
      <w:r w:rsidRPr="00C51F00">
        <w:rPr>
          <w:sz w:val="26"/>
          <w:szCs w:val="26"/>
          <w:lang w:val="en"/>
        </w:rPr>
        <w:t xml:space="preserve">Step 1: </w:t>
      </w:r>
      <w:r>
        <w:rPr>
          <w:sz w:val="26"/>
          <w:szCs w:val="26"/>
          <w:lang w:val="en"/>
        </w:rPr>
        <w:t>User (HR)</w:t>
      </w:r>
      <w:r w:rsidRPr="00C51F00">
        <w:rPr>
          <w:sz w:val="26"/>
          <w:szCs w:val="26"/>
          <w:lang w:val="en"/>
        </w:rPr>
        <w:t xml:space="preserve">  click on Delete button on any </w:t>
      </w:r>
      <w:r w:rsidR="000437A5">
        <w:rPr>
          <w:sz w:val="26"/>
          <w:szCs w:val="26"/>
          <w:lang w:val="en"/>
        </w:rPr>
        <w:t>Take a leave of absence</w:t>
      </w:r>
      <w:r>
        <w:rPr>
          <w:sz w:val="26"/>
          <w:szCs w:val="26"/>
          <w:lang w:val="en"/>
        </w:rPr>
        <w:t xml:space="preserve"> information of any user</w:t>
      </w:r>
      <w:r w:rsidRPr="00C51F00">
        <w:rPr>
          <w:sz w:val="26"/>
          <w:szCs w:val="26"/>
          <w:lang w:val="en"/>
        </w:rPr>
        <w:t xml:space="preserve"> in the </w:t>
      </w:r>
      <w:r w:rsidR="000437A5">
        <w:rPr>
          <w:sz w:val="26"/>
          <w:szCs w:val="26"/>
          <w:lang w:val="en"/>
        </w:rPr>
        <w:t>Take a leave of absence</w:t>
      </w:r>
      <w:r>
        <w:rPr>
          <w:sz w:val="26"/>
          <w:szCs w:val="26"/>
          <w:lang w:val="en"/>
        </w:rPr>
        <w:t xml:space="preserve"> </w:t>
      </w:r>
      <w:r w:rsidRPr="00C51F00">
        <w:rPr>
          <w:sz w:val="26"/>
          <w:szCs w:val="26"/>
          <w:lang w:val="en"/>
        </w:rPr>
        <w:t xml:space="preserve">list (Index), system will show popup to confirm delete </w:t>
      </w:r>
      <w:r w:rsidR="000437A5">
        <w:rPr>
          <w:sz w:val="26"/>
          <w:szCs w:val="26"/>
          <w:lang w:val="en"/>
        </w:rPr>
        <w:t>Take a leave of absence</w:t>
      </w:r>
      <w:r>
        <w:rPr>
          <w:sz w:val="26"/>
          <w:szCs w:val="26"/>
          <w:lang w:val="en"/>
        </w:rPr>
        <w:t xml:space="preserve"> information of that user</w:t>
      </w:r>
      <w:r w:rsidRPr="00C51F00">
        <w:rPr>
          <w:sz w:val="26"/>
          <w:szCs w:val="26"/>
          <w:lang w:val="en"/>
        </w:rPr>
        <w:t xml:space="preserve"> or not</w:t>
      </w:r>
    </w:p>
    <w:p w14:paraId="728F2D53" w14:textId="77777777" w:rsidR="00ED73B3" w:rsidRPr="00C51F00" w:rsidRDefault="00ED73B3" w:rsidP="00C851B9">
      <w:pPr>
        <w:ind w:left="0"/>
        <w:jc w:val="both"/>
        <w:rPr>
          <w:sz w:val="26"/>
          <w:szCs w:val="26"/>
          <w:lang w:val="en"/>
        </w:rPr>
      </w:pPr>
      <w:r w:rsidRPr="00C51F00">
        <w:rPr>
          <w:sz w:val="26"/>
          <w:szCs w:val="26"/>
          <w:lang w:val="en"/>
        </w:rPr>
        <w:t xml:space="preserve">Step 2: </w:t>
      </w:r>
    </w:p>
    <w:p w14:paraId="79CABA24" w14:textId="1424AC22" w:rsidR="00ED73B3" w:rsidRPr="00C51F00" w:rsidRDefault="00ED73B3" w:rsidP="00C851B9">
      <w:pPr>
        <w:pStyle w:val="ListParagraph"/>
        <w:numPr>
          <w:ilvl w:val="0"/>
          <w:numId w:val="33"/>
        </w:numPr>
        <w:jc w:val="both"/>
        <w:rPr>
          <w:sz w:val="26"/>
          <w:szCs w:val="26"/>
          <w:lang w:val="en"/>
        </w:rPr>
      </w:pPr>
      <w:r w:rsidRPr="00C51F00">
        <w:rPr>
          <w:sz w:val="26"/>
          <w:szCs w:val="26"/>
          <w:lang w:val="en"/>
        </w:rPr>
        <w:lastRenderedPageBreak/>
        <w:t xml:space="preserve">If </w:t>
      </w:r>
      <w:r>
        <w:rPr>
          <w:sz w:val="26"/>
          <w:szCs w:val="26"/>
          <w:lang w:val="en"/>
        </w:rPr>
        <w:t>User (HR)</w:t>
      </w:r>
      <w:r w:rsidR="000437A5">
        <w:rPr>
          <w:sz w:val="26"/>
          <w:szCs w:val="26"/>
          <w:lang w:val="en"/>
        </w:rPr>
        <w:t xml:space="preserve"> </w:t>
      </w:r>
      <w:r w:rsidRPr="00C51F00">
        <w:rPr>
          <w:sz w:val="26"/>
          <w:szCs w:val="26"/>
          <w:lang w:val="en"/>
        </w:rPr>
        <w:t>click on Accept, then move to Step 3</w:t>
      </w:r>
    </w:p>
    <w:p w14:paraId="7153F3FB" w14:textId="2FFEDEB5" w:rsidR="00ED73B3" w:rsidRPr="00C51F00" w:rsidRDefault="00ED73B3" w:rsidP="00C851B9">
      <w:pPr>
        <w:pStyle w:val="ListParagraph"/>
        <w:numPr>
          <w:ilvl w:val="0"/>
          <w:numId w:val="33"/>
        </w:numPr>
        <w:jc w:val="both"/>
        <w:rPr>
          <w:sz w:val="26"/>
          <w:szCs w:val="26"/>
          <w:lang w:val="en"/>
        </w:rPr>
      </w:pPr>
      <w:r w:rsidRPr="00C51F00">
        <w:rPr>
          <w:sz w:val="26"/>
          <w:szCs w:val="26"/>
          <w:lang w:val="en"/>
        </w:rPr>
        <w:t xml:space="preserve">If </w:t>
      </w:r>
      <w:r>
        <w:rPr>
          <w:sz w:val="26"/>
          <w:szCs w:val="26"/>
          <w:lang w:val="en"/>
        </w:rPr>
        <w:t>User (HR)</w:t>
      </w:r>
      <w:r w:rsidR="000437A5">
        <w:rPr>
          <w:sz w:val="26"/>
          <w:szCs w:val="26"/>
          <w:lang w:val="en"/>
        </w:rPr>
        <w:t xml:space="preserve"> </w:t>
      </w:r>
      <w:r w:rsidRPr="00C51F00">
        <w:rPr>
          <w:sz w:val="26"/>
          <w:szCs w:val="26"/>
          <w:lang w:val="en"/>
        </w:rPr>
        <w:t>click on Deny , then move to Step 6</w:t>
      </w:r>
    </w:p>
    <w:p w14:paraId="3CC3DC98" w14:textId="4BC7AA42" w:rsidR="00ED73B3" w:rsidRPr="00C51F00" w:rsidRDefault="00ED73B3" w:rsidP="00C851B9">
      <w:pPr>
        <w:ind w:left="0"/>
        <w:jc w:val="both"/>
        <w:rPr>
          <w:sz w:val="26"/>
          <w:szCs w:val="26"/>
          <w:lang w:val="en"/>
        </w:rPr>
      </w:pPr>
      <w:r w:rsidRPr="00C51F00">
        <w:rPr>
          <w:sz w:val="26"/>
          <w:szCs w:val="26"/>
          <w:lang w:val="en"/>
        </w:rPr>
        <w:t>Step 3: System perform data va</w:t>
      </w:r>
      <w:r w:rsidR="000437A5">
        <w:rPr>
          <w:sz w:val="26"/>
          <w:szCs w:val="26"/>
          <w:lang w:val="en"/>
        </w:rPr>
        <w:t xml:space="preserve">lidation, if the data is valid </w:t>
      </w:r>
      <w:r w:rsidRPr="00C51F00">
        <w:rPr>
          <w:sz w:val="26"/>
          <w:szCs w:val="26"/>
          <w:lang w:val="en"/>
        </w:rPr>
        <w:t>then move to the next step</w:t>
      </w:r>
    </w:p>
    <w:p w14:paraId="40F28929" w14:textId="77777777" w:rsidR="00ED73B3" w:rsidRPr="00C51F00" w:rsidRDefault="00ED73B3" w:rsidP="00C851B9">
      <w:pPr>
        <w:ind w:left="0"/>
        <w:jc w:val="both"/>
        <w:rPr>
          <w:sz w:val="26"/>
          <w:szCs w:val="26"/>
          <w:lang w:val="en"/>
        </w:rPr>
      </w:pPr>
      <w:r w:rsidRPr="00C51F00">
        <w:rPr>
          <w:sz w:val="26"/>
          <w:szCs w:val="26"/>
          <w:lang w:val="en"/>
        </w:rPr>
        <w:t>Step 4: System perform update field “Is deleted”</w:t>
      </w:r>
    </w:p>
    <w:p w14:paraId="3384D0D9" w14:textId="77777777" w:rsidR="00ED73B3" w:rsidRPr="00C51F00" w:rsidRDefault="00ED73B3" w:rsidP="00C851B9">
      <w:pPr>
        <w:ind w:left="0"/>
        <w:jc w:val="both"/>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Pr>
          <w:sz w:val="26"/>
          <w:szCs w:val="26"/>
          <w:lang w:val="en"/>
        </w:rPr>
        <w:t>User</w:t>
      </w:r>
      <w:proofErr w:type="spellEnd"/>
      <w:r>
        <w:rPr>
          <w:sz w:val="26"/>
          <w:szCs w:val="26"/>
          <w:lang w:val="en"/>
        </w:rPr>
        <w:t xml:space="preserve"> information</w:t>
      </w:r>
      <w:r w:rsidRPr="00C51F00">
        <w:rPr>
          <w:sz w:val="26"/>
          <w:szCs w:val="26"/>
          <w:lang w:val="en"/>
        </w:rPr>
        <w:t xml:space="preserve"> has been deleted”</w:t>
      </w:r>
    </w:p>
    <w:p w14:paraId="094CDE57" w14:textId="77777777" w:rsidR="00ED73B3" w:rsidRDefault="00ED73B3" w:rsidP="00C851B9">
      <w:pPr>
        <w:ind w:left="0"/>
        <w:jc w:val="both"/>
        <w:rPr>
          <w:sz w:val="26"/>
          <w:szCs w:val="26"/>
          <w:lang w:val="en"/>
        </w:rPr>
      </w:pPr>
      <w:r w:rsidRPr="00C51F00">
        <w:rPr>
          <w:sz w:val="26"/>
          <w:szCs w:val="26"/>
          <w:lang w:val="en"/>
        </w:rPr>
        <w:t>Step 6: Back to index page</w:t>
      </w:r>
    </w:p>
    <w:p w14:paraId="64FA6A59" w14:textId="4192F0CC" w:rsidR="00ED73B3" w:rsidRDefault="00ED73B3" w:rsidP="00C851B9">
      <w:pPr>
        <w:ind w:left="0"/>
        <w:jc w:val="both"/>
        <w:rPr>
          <w:sz w:val="26"/>
          <w:szCs w:val="26"/>
          <w:lang w:val="en"/>
        </w:rPr>
      </w:pPr>
      <w:r>
        <w:rPr>
          <w:sz w:val="26"/>
          <w:szCs w:val="26"/>
          <w:lang w:val="en"/>
        </w:rPr>
        <w:t xml:space="preserve">- Request </w:t>
      </w:r>
      <w:r w:rsidR="000437A5">
        <w:rPr>
          <w:sz w:val="26"/>
          <w:szCs w:val="26"/>
          <w:lang w:val="en"/>
        </w:rPr>
        <w:t>approval</w:t>
      </w:r>
      <w:r>
        <w:rPr>
          <w:sz w:val="26"/>
          <w:szCs w:val="26"/>
          <w:lang w:val="en"/>
        </w:rPr>
        <w:t>:</w:t>
      </w:r>
    </w:p>
    <w:p w14:paraId="75CEC1C1" w14:textId="54FF3861" w:rsidR="00ED73B3" w:rsidRDefault="00ED73B3" w:rsidP="00C851B9">
      <w:pPr>
        <w:ind w:left="0"/>
        <w:jc w:val="both"/>
        <w:rPr>
          <w:sz w:val="26"/>
          <w:szCs w:val="26"/>
          <w:lang w:val="en"/>
        </w:rPr>
      </w:pPr>
      <w:r>
        <w:rPr>
          <w:sz w:val="26"/>
          <w:szCs w:val="26"/>
          <w:lang w:val="en"/>
        </w:rPr>
        <w:t>Step 1: User re</w:t>
      </w:r>
      <w:r w:rsidR="000437A5">
        <w:rPr>
          <w:sz w:val="26"/>
          <w:szCs w:val="26"/>
          <w:lang w:val="en"/>
        </w:rPr>
        <w:t xml:space="preserve">quest approval </w:t>
      </w:r>
      <w:r w:rsidR="00C42E8A">
        <w:rPr>
          <w:sz w:val="26"/>
          <w:szCs w:val="26"/>
          <w:lang w:val="en"/>
        </w:rPr>
        <w:t>Annual leave/T</w:t>
      </w:r>
      <w:r w:rsidR="000437A5">
        <w:rPr>
          <w:sz w:val="26"/>
          <w:szCs w:val="26"/>
          <w:lang w:val="en"/>
        </w:rPr>
        <w:t>ake a leave of absence</w:t>
      </w:r>
    </w:p>
    <w:p w14:paraId="17EBF8C2" w14:textId="78071D92" w:rsidR="00ED73B3" w:rsidRPr="00BB6479" w:rsidRDefault="00ED73B3" w:rsidP="00C851B9">
      <w:pPr>
        <w:ind w:left="0"/>
        <w:jc w:val="both"/>
        <w:rPr>
          <w:sz w:val="26"/>
          <w:szCs w:val="26"/>
          <w:lang w:val="en"/>
        </w:rPr>
      </w:pPr>
      <w:r>
        <w:rPr>
          <w:sz w:val="26"/>
          <w:szCs w:val="26"/>
          <w:lang w:val="en"/>
        </w:rPr>
        <w:t>Step 2: System will send that request to User (HR). However, user (HR) can on</w:t>
      </w:r>
      <w:r w:rsidR="000437A5">
        <w:rPr>
          <w:sz w:val="26"/>
          <w:szCs w:val="26"/>
          <w:lang w:val="en"/>
        </w:rPr>
        <w:t>ly view that request but can’</w:t>
      </w:r>
      <w:r>
        <w:rPr>
          <w:sz w:val="26"/>
          <w:szCs w:val="26"/>
          <w:lang w:val="en"/>
        </w:rPr>
        <w:t xml:space="preserve">t approve/deny. User (HR) must send that request to Admin so Admin will decide to approve/deny that request. </w:t>
      </w:r>
      <w:r w:rsidR="00F539B1">
        <w:rPr>
          <w:sz w:val="26"/>
          <w:szCs w:val="26"/>
          <w:lang w:val="en"/>
        </w:rPr>
        <w:t xml:space="preserve"> </w:t>
      </w:r>
    </w:p>
    <w:p w14:paraId="52B2F6D4" w14:textId="77777777" w:rsidR="00ED73B3" w:rsidRDefault="00ED73B3" w:rsidP="00C851B9">
      <w:pPr>
        <w:pStyle w:val="ListParagraph"/>
        <w:numPr>
          <w:ilvl w:val="0"/>
          <w:numId w:val="32"/>
        </w:numPr>
        <w:jc w:val="both"/>
        <w:rPr>
          <w:lang w:val="en"/>
        </w:rPr>
      </w:pPr>
      <w:r w:rsidRPr="00BB6479">
        <w:rPr>
          <w:lang w:val="en"/>
        </w:rPr>
        <w:t>As Admin</w:t>
      </w:r>
    </w:p>
    <w:p w14:paraId="36B40061" w14:textId="77777777" w:rsidR="00ED73B3" w:rsidRPr="00BB6479" w:rsidRDefault="00ED73B3" w:rsidP="00C851B9">
      <w:pPr>
        <w:ind w:left="0"/>
        <w:jc w:val="both"/>
        <w:rPr>
          <w:lang w:val="en"/>
        </w:rPr>
      </w:pPr>
      <w:r w:rsidRPr="00BB6479">
        <w:rPr>
          <w:lang w:val="en"/>
        </w:rPr>
        <w:t>- I</w:t>
      </w:r>
      <w:r>
        <w:rPr>
          <w:lang w:val="en"/>
        </w:rPr>
        <w:t>nd</w:t>
      </w:r>
      <w:r w:rsidRPr="00BB6479">
        <w:rPr>
          <w:lang w:val="en"/>
        </w:rPr>
        <w:t xml:space="preserve">ex: </w:t>
      </w:r>
    </w:p>
    <w:p w14:paraId="327F4927" w14:textId="77777777" w:rsidR="00ED73B3" w:rsidRPr="00BB6479" w:rsidRDefault="00ED73B3" w:rsidP="00C851B9">
      <w:pPr>
        <w:ind w:left="0"/>
        <w:jc w:val="both"/>
        <w:rPr>
          <w:lang w:val="en"/>
        </w:rPr>
      </w:pPr>
      <w:r w:rsidRPr="00BB6479">
        <w:rPr>
          <w:lang w:val="en"/>
        </w:rPr>
        <w:t xml:space="preserve">Step 1: </w:t>
      </w:r>
      <w:r>
        <w:rPr>
          <w:sz w:val="26"/>
          <w:szCs w:val="26"/>
          <w:lang w:val="en"/>
        </w:rPr>
        <w:t>Admin</w:t>
      </w:r>
      <w:r w:rsidRPr="00C51F00">
        <w:rPr>
          <w:sz w:val="26"/>
          <w:szCs w:val="26"/>
          <w:lang w:val="en"/>
        </w:rPr>
        <w:t xml:space="preserve"> </w:t>
      </w:r>
      <w:r w:rsidRPr="00BB6479">
        <w:rPr>
          <w:lang w:val="en"/>
        </w:rPr>
        <w:t>login website</w:t>
      </w:r>
    </w:p>
    <w:p w14:paraId="582634AF" w14:textId="4E71B526" w:rsidR="00ED73B3" w:rsidRPr="00BB6479" w:rsidRDefault="00ED73B3" w:rsidP="00C851B9">
      <w:pPr>
        <w:ind w:left="0"/>
        <w:jc w:val="both"/>
        <w:rPr>
          <w:lang w:val="en"/>
        </w:rPr>
      </w:pPr>
      <w:r w:rsidRPr="00BB6479">
        <w:rPr>
          <w:lang w:val="en"/>
        </w:rPr>
        <w:t xml:space="preserve">Step 2: </w:t>
      </w:r>
      <w:r>
        <w:rPr>
          <w:sz w:val="26"/>
          <w:szCs w:val="26"/>
          <w:lang w:val="en"/>
        </w:rPr>
        <w:t>Admin</w:t>
      </w:r>
      <w:r w:rsidRPr="00BB6479">
        <w:rPr>
          <w:lang w:val="en"/>
        </w:rPr>
        <w:t xml:space="preserve"> go to the </w:t>
      </w:r>
      <w:r w:rsidR="000437A5">
        <w:rPr>
          <w:lang w:val="en"/>
        </w:rPr>
        <w:t xml:space="preserve">Request leave </w:t>
      </w:r>
      <w:r w:rsidRPr="00BB6479">
        <w:rPr>
          <w:lang w:val="en"/>
        </w:rPr>
        <w:t>page</w:t>
      </w:r>
    </w:p>
    <w:p w14:paraId="4CBFFD68" w14:textId="706C95F1" w:rsidR="00ED73B3" w:rsidRDefault="00ED73B3" w:rsidP="00C851B9">
      <w:pPr>
        <w:ind w:left="0"/>
        <w:jc w:val="both"/>
        <w:rPr>
          <w:sz w:val="26"/>
          <w:szCs w:val="26"/>
          <w:lang w:val="en"/>
        </w:rPr>
      </w:pPr>
      <w:r w:rsidRPr="00BB6479">
        <w:rPr>
          <w:lang w:val="en"/>
        </w:rPr>
        <w:t xml:space="preserve">Step 3: </w:t>
      </w:r>
      <w:r w:rsidRPr="00BB6479">
        <w:rPr>
          <w:sz w:val="26"/>
          <w:szCs w:val="26"/>
          <w:lang w:val="en"/>
        </w:rPr>
        <w:t xml:space="preserve">System executes a query to get all the </w:t>
      </w:r>
      <w:r w:rsidR="000437A5">
        <w:rPr>
          <w:sz w:val="26"/>
          <w:szCs w:val="26"/>
          <w:lang w:val="en"/>
        </w:rPr>
        <w:t>request leave</w:t>
      </w:r>
      <w:r w:rsidRPr="00BB6479">
        <w:rPr>
          <w:sz w:val="26"/>
          <w:szCs w:val="26"/>
          <w:lang w:val="en"/>
        </w:rPr>
        <w:t xml:space="preserve"> information </w:t>
      </w:r>
      <w:r>
        <w:rPr>
          <w:sz w:val="26"/>
          <w:szCs w:val="26"/>
          <w:lang w:val="en"/>
        </w:rPr>
        <w:t>of all</w:t>
      </w:r>
      <w:r w:rsidRPr="00BB6479">
        <w:rPr>
          <w:sz w:val="26"/>
          <w:szCs w:val="26"/>
          <w:lang w:val="en"/>
        </w:rPr>
        <w:t xml:space="preserve"> user and show it on the page</w:t>
      </w:r>
    </w:p>
    <w:p w14:paraId="6402A513" w14:textId="77777777" w:rsidR="000437A5" w:rsidRDefault="000437A5" w:rsidP="00C851B9">
      <w:pPr>
        <w:ind w:left="0"/>
        <w:jc w:val="both"/>
        <w:rPr>
          <w:sz w:val="26"/>
          <w:szCs w:val="26"/>
          <w:lang w:val="en"/>
        </w:rPr>
      </w:pPr>
      <w:r>
        <w:rPr>
          <w:sz w:val="26"/>
          <w:szCs w:val="26"/>
          <w:lang w:val="en"/>
        </w:rPr>
        <w:t>- Annual leave:</w:t>
      </w:r>
    </w:p>
    <w:p w14:paraId="5483BC04" w14:textId="579980CD" w:rsidR="000437A5" w:rsidRDefault="000437A5" w:rsidP="00C851B9">
      <w:pPr>
        <w:ind w:left="0"/>
        <w:jc w:val="both"/>
        <w:rPr>
          <w:sz w:val="26"/>
          <w:szCs w:val="26"/>
          <w:lang w:val="en"/>
        </w:rPr>
      </w:pPr>
      <w:r>
        <w:rPr>
          <w:sz w:val="26"/>
          <w:szCs w:val="26"/>
          <w:lang w:val="en"/>
        </w:rPr>
        <w:t>Step 1: Admin click on Annual leave function</w:t>
      </w:r>
    </w:p>
    <w:p w14:paraId="10C133BE" w14:textId="76CB40F0" w:rsidR="000437A5" w:rsidRPr="00BB6479" w:rsidRDefault="000437A5" w:rsidP="00C851B9">
      <w:pPr>
        <w:ind w:left="0"/>
        <w:jc w:val="both"/>
        <w:rPr>
          <w:sz w:val="26"/>
          <w:szCs w:val="26"/>
          <w:lang w:val="en"/>
        </w:rPr>
      </w:pPr>
      <w:r>
        <w:rPr>
          <w:sz w:val="26"/>
          <w:szCs w:val="26"/>
          <w:lang w:val="en"/>
        </w:rPr>
        <w:t xml:space="preserve">Step 2: System show number of days off and all user remaining days off </w:t>
      </w:r>
    </w:p>
    <w:p w14:paraId="7C6964D5" w14:textId="0E7ED181" w:rsidR="00ED73B3" w:rsidRPr="00BB6479" w:rsidRDefault="00ED73B3" w:rsidP="00C851B9">
      <w:pPr>
        <w:ind w:left="0"/>
        <w:jc w:val="both"/>
        <w:rPr>
          <w:sz w:val="26"/>
          <w:szCs w:val="26"/>
          <w:lang w:val="en"/>
        </w:rPr>
      </w:pPr>
      <w:r w:rsidRPr="00BB6479">
        <w:rPr>
          <w:sz w:val="26"/>
          <w:szCs w:val="26"/>
          <w:lang w:val="en"/>
        </w:rPr>
        <w:t>- Create</w:t>
      </w:r>
      <w:r w:rsidR="000437A5">
        <w:rPr>
          <w:sz w:val="26"/>
          <w:szCs w:val="26"/>
          <w:lang w:val="en"/>
        </w:rPr>
        <w:t xml:space="preserve"> Take a leave of absence</w:t>
      </w:r>
      <w:r w:rsidRPr="00BB6479">
        <w:rPr>
          <w:sz w:val="26"/>
          <w:szCs w:val="26"/>
          <w:lang w:val="en"/>
        </w:rPr>
        <w:t xml:space="preserve">: </w:t>
      </w:r>
    </w:p>
    <w:p w14:paraId="724E285A" w14:textId="24CDE924" w:rsidR="00ED73B3" w:rsidRPr="00BB6479" w:rsidRDefault="00ED73B3" w:rsidP="00C851B9">
      <w:pPr>
        <w:ind w:left="0"/>
        <w:jc w:val="both"/>
        <w:rPr>
          <w:sz w:val="26"/>
          <w:szCs w:val="26"/>
          <w:lang w:val="en"/>
        </w:rPr>
      </w:pPr>
      <w:r w:rsidRPr="00BB6479">
        <w:rPr>
          <w:sz w:val="26"/>
          <w:szCs w:val="26"/>
          <w:lang w:val="en"/>
        </w:rPr>
        <w:t xml:space="preserve">Step 1: </w:t>
      </w:r>
      <w:r>
        <w:rPr>
          <w:sz w:val="26"/>
          <w:szCs w:val="26"/>
          <w:lang w:val="en"/>
        </w:rPr>
        <w:t>Admin</w:t>
      </w:r>
      <w:r w:rsidRPr="00C51F00">
        <w:rPr>
          <w:sz w:val="26"/>
          <w:szCs w:val="26"/>
          <w:lang w:val="en"/>
        </w:rPr>
        <w:t xml:space="preserve"> </w:t>
      </w:r>
      <w:r w:rsidRPr="00BB6479">
        <w:rPr>
          <w:sz w:val="26"/>
          <w:szCs w:val="26"/>
          <w:lang w:val="en"/>
        </w:rPr>
        <w:t xml:space="preserve">click on Add button, system will navigate to Add </w:t>
      </w:r>
      <w:r w:rsidR="000437A5">
        <w:rPr>
          <w:sz w:val="26"/>
          <w:szCs w:val="26"/>
          <w:lang w:val="en"/>
        </w:rPr>
        <w:t>Take a leave of absence</w:t>
      </w:r>
      <w:r w:rsidRPr="00BB6479">
        <w:rPr>
          <w:sz w:val="26"/>
          <w:szCs w:val="26"/>
          <w:lang w:val="en"/>
        </w:rPr>
        <w:t xml:space="preserve"> page</w:t>
      </w:r>
    </w:p>
    <w:p w14:paraId="3B6EF0F8" w14:textId="77777777" w:rsidR="00ED73B3" w:rsidRPr="00BB6479" w:rsidRDefault="00ED73B3" w:rsidP="00C851B9">
      <w:pPr>
        <w:ind w:left="0"/>
        <w:jc w:val="both"/>
        <w:rPr>
          <w:sz w:val="26"/>
          <w:szCs w:val="26"/>
          <w:lang w:val="en"/>
        </w:rPr>
      </w:pPr>
      <w:r w:rsidRPr="00BB6479">
        <w:rPr>
          <w:sz w:val="26"/>
          <w:szCs w:val="26"/>
          <w:lang w:val="en"/>
        </w:rPr>
        <w:t xml:space="preserve">Step 2: </w:t>
      </w:r>
      <w:r>
        <w:rPr>
          <w:sz w:val="26"/>
          <w:szCs w:val="26"/>
          <w:lang w:val="en"/>
        </w:rPr>
        <w:t>Admin</w:t>
      </w:r>
      <w:r w:rsidRPr="00C51F00">
        <w:rPr>
          <w:sz w:val="26"/>
          <w:szCs w:val="26"/>
          <w:lang w:val="en"/>
        </w:rPr>
        <w:t xml:space="preserve"> </w:t>
      </w:r>
      <w:r w:rsidRPr="00BB6479">
        <w:rPr>
          <w:sz w:val="26"/>
          <w:szCs w:val="26"/>
          <w:lang w:val="en"/>
        </w:rPr>
        <w:t>input values in timekeeping name field</w:t>
      </w:r>
    </w:p>
    <w:p w14:paraId="2A1F1FB4" w14:textId="77777777" w:rsidR="00ED73B3" w:rsidRPr="00BB6479" w:rsidRDefault="00ED73B3" w:rsidP="00C851B9">
      <w:pPr>
        <w:ind w:left="0"/>
        <w:jc w:val="both"/>
        <w:rPr>
          <w:sz w:val="26"/>
          <w:szCs w:val="26"/>
          <w:lang w:val="en"/>
        </w:rPr>
      </w:pPr>
      <w:r w:rsidRPr="00BB6479">
        <w:rPr>
          <w:sz w:val="26"/>
          <w:szCs w:val="26"/>
          <w:lang w:val="en"/>
        </w:rPr>
        <w:t>Step 3: System perform data validation, if the data is valid, then move to the next step</w:t>
      </w:r>
    </w:p>
    <w:p w14:paraId="07100C6B" w14:textId="77777777" w:rsidR="00ED73B3" w:rsidRPr="00BB6479" w:rsidRDefault="00ED73B3" w:rsidP="00C851B9">
      <w:pPr>
        <w:ind w:left="0"/>
        <w:jc w:val="both"/>
        <w:rPr>
          <w:sz w:val="26"/>
          <w:szCs w:val="26"/>
          <w:lang w:val="en"/>
        </w:rPr>
      </w:pPr>
      <w:r w:rsidRPr="00BB6479">
        <w:rPr>
          <w:sz w:val="26"/>
          <w:szCs w:val="26"/>
          <w:lang w:val="en"/>
        </w:rPr>
        <w:t>Step 4: System perform insert new timekeeping</w:t>
      </w:r>
    </w:p>
    <w:p w14:paraId="0DB9180D" w14:textId="77777777" w:rsidR="00ED73B3" w:rsidRPr="00BB6479" w:rsidRDefault="00ED73B3" w:rsidP="00C851B9">
      <w:pPr>
        <w:ind w:left="0"/>
        <w:jc w:val="both"/>
        <w:rPr>
          <w:sz w:val="26"/>
          <w:szCs w:val="26"/>
          <w:lang w:val="en"/>
        </w:rPr>
      </w:pPr>
      <w:r w:rsidRPr="00BB6479">
        <w:rPr>
          <w:sz w:val="26"/>
          <w:szCs w:val="26"/>
          <w:lang w:val="en"/>
        </w:rPr>
        <w:lastRenderedPageBreak/>
        <w:t>Step 5: System show a message on the screen</w:t>
      </w:r>
    </w:p>
    <w:p w14:paraId="10DC6086" w14:textId="77777777" w:rsidR="00ED73B3" w:rsidRPr="00BB6479" w:rsidRDefault="00ED73B3" w:rsidP="00C851B9">
      <w:pPr>
        <w:ind w:left="0"/>
        <w:jc w:val="both"/>
        <w:rPr>
          <w:sz w:val="26"/>
          <w:szCs w:val="26"/>
          <w:lang w:val="en"/>
        </w:rPr>
      </w:pPr>
      <w:r w:rsidRPr="00BB6479">
        <w:rPr>
          <w:sz w:val="26"/>
          <w:szCs w:val="26"/>
          <w:lang w:val="en"/>
        </w:rPr>
        <w:t>Step 6: Back to index page</w:t>
      </w:r>
    </w:p>
    <w:p w14:paraId="716FB830" w14:textId="49E19D18" w:rsidR="00ED73B3" w:rsidRPr="00C51F00" w:rsidRDefault="00ED73B3" w:rsidP="00C851B9">
      <w:pPr>
        <w:ind w:left="0"/>
        <w:jc w:val="both"/>
        <w:rPr>
          <w:sz w:val="26"/>
          <w:szCs w:val="26"/>
          <w:lang w:val="en"/>
        </w:rPr>
      </w:pPr>
      <w:r w:rsidRPr="00C51F00">
        <w:rPr>
          <w:sz w:val="26"/>
          <w:szCs w:val="26"/>
          <w:lang w:val="en"/>
        </w:rPr>
        <w:t>- Edit</w:t>
      </w:r>
      <w:r w:rsidR="00C42E8A">
        <w:rPr>
          <w:sz w:val="26"/>
          <w:szCs w:val="26"/>
          <w:lang w:val="en"/>
        </w:rPr>
        <w:t xml:space="preserve"> Take a leave of absence</w:t>
      </w:r>
      <w:r w:rsidRPr="00C51F00">
        <w:rPr>
          <w:sz w:val="26"/>
          <w:szCs w:val="26"/>
          <w:lang w:val="en"/>
        </w:rPr>
        <w:t>:</w:t>
      </w:r>
    </w:p>
    <w:p w14:paraId="65F9FC86" w14:textId="65868ED0" w:rsidR="00ED73B3" w:rsidRPr="00C51F00" w:rsidRDefault="00ED73B3" w:rsidP="00C851B9">
      <w:pPr>
        <w:ind w:left="0"/>
        <w:jc w:val="both"/>
        <w:rPr>
          <w:sz w:val="26"/>
          <w:szCs w:val="26"/>
          <w:lang w:val="en"/>
        </w:rPr>
      </w:pPr>
      <w:r>
        <w:rPr>
          <w:sz w:val="26"/>
          <w:szCs w:val="26"/>
          <w:lang w:val="en"/>
        </w:rPr>
        <w:t>Step 1: Admin</w:t>
      </w:r>
      <w:r w:rsidRPr="00C51F00">
        <w:rPr>
          <w:sz w:val="26"/>
          <w:szCs w:val="26"/>
          <w:lang w:val="en"/>
        </w:rPr>
        <w:t xml:space="preserve"> click on Edit button on any </w:t>
      </w:r>
      <w:r w:rsidR="00C42E8A">
        <w:rPr>
          <w:sz w:val="26"/>
          <w:szCs w:val="26"/>
          <w:lang w:val="en"/>
        </w:rPr>
        <w:t>Take a leave of absence</w:t>
      </w:r>
      <w:r>
        <w:rPr>
          <w:sz w:val="26"/>
          <w:szCs w:val="26"/>
          <w:lang w:val="en"/>
        </w:rPr>
        <w:t xml:space="preserve"> information of any user </w:t>
      </w:r>
      <w:r w:rsidRPr="00C51F00">
        <w:rPr>
          <w:sz w:val="26"/>
          <w:szCs w:val="26"/>
          <w:lang w:val="en"/>
        </w:rPr>
        <w:t xml:space="preserve">in the </w:t>
      </w:r>
      <w:r w:rsidR="00C42E8A">
        <w:rPr>
          <w:sz w:val="26"/>
          <w:szCs w:val="26"/>
          <w:lang w:val="en"/>
        </w:rPr>
        <w:t>Take a leave of absence</w:t>
      </w:r>
      <w:r w:rsidRPr="00C51F00">
        <w:rPr>
          <w:sz w:val="26"/>
          <w:szCs w:val="26"/>
          <w:lang w:val="en"/>
        </w:rPr>
        <w:t xml:space="preserve"> list (Index), system will navigate to edit </w:t>
      </w:r>
      <w:r w:rsidR="00C42E8A">
        <w:rPr>
          <w:sz w:val="26"/>
          <w:szCs w:val="26"/>
          <w:lang w:val="en"/>
        </w:rPr>
        <w:t>Take a leave of absence</w:t>
      </w:r>
      <w:r w:rsidRPr="00C51F00">
        <w:rPr>
          <w:sz w:val="26"/>
          <w:szCs w:val="26"/>
          <w:lang w:val="en"/>
        </w:rPr>
        <w:t xml:space="preserve"> page </w:t>
      </w:r>
    </w:p>
    <w:p w14:paraId="4259A0E2" w14:textId="2429AE83" w:rsidR="00ED73B3" w:rsidRPr="00C51F00" w:rsidRDefault="00ED73B3" w:rsidP="00C851B9">
      <w:pPr>
        <w:ind w:left="0"/>
        <w:jc w:val="both"/>
        <w:rPr>
          <w:sz w:val="26"/>
          <w:szCs w:val="26"/>
          <w:lang w:val="en"/>
        </w:rPr>
      </w:pPr>
      <w:r w:rsidRPr="00C51F00">
        <w:rPr>
          <w:sz w:val="26"/>
          <w:szCs w:val="26"/>
          <w:lang w:val="en"/>
        </w:rPr>
        <w:t xml:space="preserve">Step 2: </w:t>
      </w:r>
      <w:r>
        <w:rPr>
          <w:sz w:val="26"/>
          <w:szCs w:val="26"/>
          <w:lang w:val="en"/>
        </w:rPr>
        <w:t>Admin</w:t>
      </w:r>
      <w:r w:rsidRPr="00C51F00">
        <w:rPr>
          <w:sz w:val="26"/>
          <w:szCs w:val="26"/>
          <w:lang w:val="en"/>
        </w:rPr>
        <w:t xml:space="preserve"> input values in </w:t>
      </w:r>
      <w:r w:rsidR="00C42E8A">
        <w:rPr>
          <w:sz w:val="26"/>
          <w:szCs w:val="26"/>
          <w:lang w:val="en"/>
        </w:rPr>
        <w:t>Take a leave of absence</w:t>
      </w:r>
      <w:r w:rsidR="00C42E8A" w:rsidRPr="00C51F00">
        <w:rPr>
          <w:sz w:val="26"/>
          <w:szCs w:val="26"/>
          <w:lang w:val="en"/>
        </w:rPr>
        <w:t xml:space="preserve"> </w:t>
      </w:r>
      <w:r w:rsidRPr="00C51F00">
        <w:rPr>
          <w:sz w:val="26"/>
          <w:szCs w:val="26"/>
          <w:lang w:val="en"/>
        </w:rPr>
        <w:t>name field</w:t>
      </w:r>
    </w:p>
    <w:p w14:paraId="037DCFC7" w14:textId="77777777" w:rsidR="00ED73B3" w:rsidRPr="00C51F00" w:rsidRDefault="00ED73B3" w:rsidP="00C851B9">
      <w:pPr>
        <w:ind w:left="0"/>
        <w:jc w:val="both"/>
        <w:rPr>
          <w:sz w:val="26"/>
          <w:szCs w:val="26"/>
          <w:lang w:val="en"/>
        </w:rPr>
      </w:pPr>
      <w:r w:rsidRPr="00C51F00">
        <w:rPr>
          <w:sz w:val="26"/>
          <w:szCs w:val="26"/>
          <w:lang w:val="en"/>
        </w:rPr>
        <w:t>Step 3: System perform data validation, if the data is valid, then move to the next step</w:t>
      </w:r>
    </w:p>
    <w:p w14:paraId="0C98B853" w14:textId="6C2D1AB7" w:rsidR="00ED73B3" w:rsidRPr="00C51F00" w:rsidRDefault="00ED73B3" w:rsidP="00C851B9">
      <w:pPr>
        <w:ind w:left="0"/>
        <w:jc w:val="both"/>
        <w:rPr>
          <w:sz w:val="26"/>
          <w:szCs w:val="26"/>
          <w:lang w:val="en"/>
        </w:rPr>
      </w:pPr>
      <w:r w:rsidRPr="00C51F00">
        <w:rPr>
          <w:sz w:val="26"/>
          <w:szCs w:val="26"/>
          <w:lang w:val="en"/>
        </w:rPr>
        <w:t>Step 4: System perform update new</w:t>
      </w:r>
      <w:r>
        <w:rPr>
          <w:sz w:val="26"/>
          <w:szCs w:val="26"/>
          <w:lang w:val="en"/>
        </w:rPr>
        <w:t xml:space="preserve"> </w:t>
      </w:r>
      <w:r w:rsidR="00C42E8A">
        <w:rPr>
          <w:sz w:val="26"/>
          <w:szCs w:val="26"/>
          <w:lang w:val="en"/>
        </w:rPr>
        <w:t>Take a leave of absence</w:t>
      </w:r>
      <w:r w:rsidR="00C42E8A" w:rsidRPr="00C51F00">
        <w:rPr>
          <w:sz w:val="26"/>
          <w:szCs w:val="26"/>
          <w:lang w:val="en"/>
        </w:rPr>
        <w:t xml:space="preserve"> </w:t>
      </w:r>
      <w:r w:rsidRPr="00C51F00">
        <w:rPr>
          <w:sz w:val="26"/>
          <w:szCs w:val="26"/>
          <w:lang w:val="en"/>
        </w:rPr>
        <w:t xml:space="preserve">name </w:t>
      </w:r>
    </w:p>
    <w:p w14:paraId="59E3F003" w14:textId="77777777" w:rsidR="00ED73B3" w:rsidRPr="00C51F00" w:rsidRDefault="00ED73B3" w:rsidP="00C851B9">
      <w:pPr>
        <w:ind w:left="0"/>
        <w:jc w:val="both"/>
        <w:rPr>
          <w:sz w:val="26"/>
          <w:szCs w:val="26"/>
          <w:lang w:val="en"/>
        </w:rPr>
      </w:pPr>
      <w:r w:rsidRPr="00C51F00">
        <w:rPr>
          <w:sz w:val="26"/>
          <w:szCs w:val="26"/>
          <w:lang w:val="en"/>
        </w:rPr>
        <w:t>Step 5: System show a message on the screen</w:t>
      </w:r>
    </w:p>
    <w:p w14:paraId="187B9535" w14:textId="77777777" w:rsidR="00ED73B3" w:rsidRPr="00C51F00" w:rsidRDefault="00ED73B3" w:rsidP="00C851B9">
      <w:pPr>
        <w:ind w:left="0"/>
        <w:jc w:val="both"/>
        <w:rPr>
          <w:sz w:val="26"/>
          <w:szCs w:val="26"/>
          <w:lang w:val="en"/>
        </w:rPr>
      </w:pPr>
      <w:r w:rsidRPr="00C51F00">
        <w:rPr>
          <w:sz w:val="26"/>
          <w:szCs w:val="26"/>
          <w:lang w:val="en"/>
        </w:rPr>
        <w:t>Step 6: Back to index page</w:t>
      </w:r>
    </w:p>
    <w:p w14:paraId="5817DE3B" w14:textId="0056102F" w:rsidR="00ED73B3" w:rsidRPr="00C51F00" w:rsidRDefault="00ED73B3" w:rsidP="00C851B9">
      <w:pPr>
        <w:ind w:left="0"/>
        <w:jc w:val="both"/>
        <w:rPr>
          <w:sz w:val="26"/>
          <w:szCs w:val="26"/>
          <w:lang w:val="en"/>
        </w:rPr>
      </w:pPr>
      <w:r w:rsidRPr="00C51F00">
        <w:rPr>
          <w:sz w:val="26"/>
          <w:szCs w:val="26"/>
          <w:lang w:val="en"/>
        </w:rPr>
        <w:t>- Delete</w:t>
      </w:r>
      <w:r w:rsidR="00C42E8A">
        <w:rPr>
          <w:sz w:val="26"/>
          <w:szCs w:val="26"/>
          <w:lang w:val="en"/>
        </w:rPr>
        <w:t xml:space="preserve"> Take a leave of absence</w:t>
      </w:r>
      <w:r w:rsidRPr="00C51F00">
        <w:rPr>
          <w:sz w:val="26"/>
          <w:szCs w:val="26"/>
          <w:lang w:val="en"/>
        </w:rPr>
        <w:t>:</w:t>
      </w:r>
    </w:p>
    <w:p w14:paraId="26B55E51" w14:textId="5D20F007" w:rsidR="00ED73B3" w:rsidRPr="00C51F00" w:rsidRDefault="00ED73B3" w:rsidP="00C851B9">
      <w:pPr>
        <w:ind w:left="0"/>
        <w:jc w:val="both"/>
        <w:rPr>
          <w:sz w:val="26"/>
          <w:szCs w:val="26"/>
          <w:lang w:val="en"/>
        </w:rPr>
      </w:pPr>
      <w:r w:rsidRPr="00C51F00">
        <w:rPr>
          <w:sz w:val="26"/>
          <w:szCs w:val="26"/>
          <w:lang w:val="en"/>
        </w:rPr>
        <w:t xml:space="preserve">Step 1: </w:t>
      </w:r>
      <w:r>
        <w:rPr>
          <w:sz w:val="26"/>
          <w:szCs w:val="26"/>
          <w:lang w:val="en"/>
        </w:rPr>
        <w:t>Admin</w:t>
      </w:r>
      <w:r w:rsidRPr="00C51F00">
        <w:rPr>
          <w:sz w:val="26"/>
          <w:szCs w:val="26"/>
          <w:lang w:val="en"/>
        </w:rPr>
        <w:t xml:space="preserve"> click on Delete button on any </w:t>
      </w:r>
      <w:r w:rsidR="00C42E8A">
        <w:rPr>
          <w:sz w:val="26"/>
          <w:szCs w:val="26"/>
          <w:lang w:val="en"/>
        </w:rPr>
        <w:t>Take a leave of absence</w:t>
      </w:r>
      <w:r>
        <w:rPr>
          <w:sz w:val="26"/>
          <w:szCs w:val="26"/>
          <w:lang w:val="en"/>
        </w:rPr>
        <w:t xml:space="preserve"> information of any user</w:t>
      </w:r>
      <w:r w:rsidRPr="00C51F00">
        <w:rPr>
          <w:sz w:val="26"/>
          <w:szCs w:val="26"/>
          <w:lang w:val="en"/>
        </w:rPr>
        <w:t xml:space="preserve"> in the </w:t>
      </w:r>
      <w:r w:rsidR="00C42E8A">
        <w:rPr>
          <w:sz w:val="26"/>
          <w:szCs w:val="26"/>
          <w:lang w:val="en"/>
        </w:rPr>
        <w:t>Take a leave of absence</w:t>
      </w:r>
      <w:r>
        <w:rPr>
          <w:sz w:val="26"/>
          <w:szCs w:val="26"/>
          <w:lang w:val="en"/>
        </w:rPr>
        <w:t xml:space="preserve"> </w:t>
      </w:r>
      <w:r w:rsidRPr="00C51F00">
        <w:rPr>
          <w:sz w:val="26"/>
          <w:szCs w:val="26"/>
          <w:lang w:val="en"/>
        </w:rPr>
        <w:t xml:space="preserve">list (Index), system will show popup to confirm delete </w:t>
      </w:r>
      <w:r w:rsidR="00C42E8A">
        <w:rPr>
          <w:sz w:val="26"/>
          <w:szCs w:val="26"/>
          <w:lang w:val="en"/>
        </w:rPr>
        <w:t>Take a leave of absence</w:t>
      </w:r>
      <w:r>
        <w:rPr>
          <w:sz w:val="26"/>
          <w:szCs w:val="26"/>
          <w:lang w:val="en"/>
        </w:rPr>
        <w:t xml:space="preserve"> information of that user</w:t>
      </w:r>
      <w:r w:rsidRPr="00C51F00">
        <w:rPr>
          <w:sz w:val="26"/>
          <w:szCs w:val="26"/>
          <w:lang w:val="en"/>
        </w:rPr>
        <w:t xml:space="preserve"> or not</w:t>
      </w:r>
    </w:p>
    <w:p w14:paraId="16F01DF3" w14:textId="77777777" w:rsidR="00ED73B3" w:rsidRPr="00C51F00" w:rsidRDefault="00ED73B3" w:rsidP="00C851B9">
      <w:pPr>
        <w:ind w:left="0"/>
        <w:jc w:val="both"/>
        <w:rPr>
          <w:sz w:val="26"/>
          <w:szCs w:val="26"/>
          <w:lang w:val="en"/>
        </w:rPr>
      </w:pPr>
      <w:r w:rsidRPr="00C51F00">
        <w:rPr>
          <w:sz w:val="26"/>
          <w:szCs w:val="26"/>
          <w:lang w:val="en"/>
        </w:rPr>
        <w:t xml:space="preserve">Step 2: </w:t>
      </w:r>
    </w:p>
    <w:p w14:paraId="14B9A28F" w14:textId="4DBE91B0" w:rsidR="00ED73B3" w:rsidRPr="00C51F00" w:rsidRDefault="00ED73B3" w:rsidP="00C851B9">
      <w:pPr>
        <w:pStyle w:val="ListParagraph"/>
        <w:numPr>
          <w:ilvl w:val="0"/>
          <w:numId w:val="33"/>
        </w:numPr>
        <w:jc w:val="both"/>
        <w:rPr>
          <w:sz w:val="26"/>
          <w:szCs w:val="26"/>
          <w:lang w:val="en"/>
        </w:rPr>
      </w:pPr>
      <w:r w:rsidRPr="00C51F00">
        <w:rPr>
          <w:sz w:val="26"/>
          <w:szCs w:val="26"/>
          <w:lang w:val="en"/>
        </w:rPr>
        <w:t>If</w:t>
      </w:r>
      <w:r>
        <w:rPr>
          <w:sz w:val="26"/>
          <w:szCs w:val="26"/>
          <w:lang w:val="en"/>
        </w:rPr>
        <w:t xml:space="preserve"> Admin</w:t>
      </w:r>
      <w:r w:rsidR="00C42E8A">
        <w:rPr>
          <w:sz w:val="26"/>
          <w:szCs w:val="26"/>
          <w:lang w:val="en"/>
        </w:rPr>
        <w:t xml:space="preserve"> </w:t>
      </w:r>
      <w:r w:rsidRPr="00C51F00">
        <w:rPr>
          <w:sz w:val="26"/>
          <w:szCs w:val="26"/>
          <w:lang w:val="en"/>
        </w:rPr>
        <w:t>click on Accept, then move to Step 3</w:t>
      </w:r>
    </w:p>
    <w:p w14:paraId="309E1307" w14:textId="204AD4E1" w:rsidR="00ED73B3" w:rsidRPr="00C51F00" w:rsidRDefault="00ED73B3" w:rsidP="00C851B9">
      <w:pPr>
        <w:pStyle w:val="ListParagraph"/>
        <w:numPr>
          <w:ilvl w:val="0"/>
          <w:numId w:val="33"/>
        </w:numPr>
        <w:jc w:val="both"/>
        <w:rPr>
          <w:sz w:val="26"/>
          <w:szCs w:val="26"/>
          <w:lang w:val="en"/>
        </w:rPr>
      </w:pPr>
      <w:r w:rsidRPr="00C51F00">
        <w:rPr>
          <w:sz w:val="26"/>
          <w:szCs w:val="26"/>
          <w:lang w:val="en"/>
        </w:rPr>
        <w:t xml:space="preserve">If </w:t>
      </w:r>
      <w:r>
        <w:rPr>
          <w:sz w:val="26"/>
          <w:szCs w:val="26"/>
          <w:lang w:val="en"/>
        </w:rPr>
        <w:t>Admin</w:t>
      </w:r>
      <w:r w:rsidR="00C42E8A">
        <w:rPr>
          <w:sz w:val="26"/>
          <w:szCs w:val="26"/>
          <w:lang w:val="en"/>
        </w:rPr>
        <w:t xml:space="preserve"> </w:t>
      </w:r>
      <w:r w:rsidRPr="00C51F00">
        <w:rPr>
          <w:sz w:val="26"/>
          <w:szCs w:val="26"/>
          <w:lang w:val="en"/>
        </w:rPr>
        <w:t>click on Deny , then move to Step 6</w:t>
      </w:r>
    </w:p>
    <w:p w14:paraId="3B4CCD88" w14:textId="77777777" w:rsidR="00ED73B3" w:rsidRPr="00C51F00" w:rsidRDefault="00ED73B3" w:rsidP="00C851B9">
      <w:pPr>
        <w:ind w:left="0"/>
        <w:jc w:val="both"/>
        <w:rPr>
          <w:sz w:val="26"/>
          <w:szCs w:val="26"/>
          <w:lang w:val="en"/>
        </w:rPr>
      </w:pPr>
      <w:r w:rsidRPr="00C51F00">
        <w:rPr>
          <w:sz w:val="26"/>
          <w:szCs w:val="26"/>
          <w:lang w:val="en"/>
        </w:rPr>
        <w:t>Step 3: System perform data validation, if the data is valid, then move to the next step</w:t>
      </w:r>
    </w:p>
    <w:p w14:paraId="0C75BA05" w14:textId="77777777" w:rsidR="00ED73B3" w:rsidRPr="00C51F00" w:rsidRDefault="00ED73B3" w:rsidP="00C851B9">
      <w:pPr>
        <w:ind w:left="0"/>
        <w:jc w:val="both"/>
        <w:rPr>
          <w:sz w:val="26"/>
          <w:szCs w:val="26"/>
          <w:lang w:val="en"/>
        </w:rPr>
      </w:pPr>
      <w:r w:rsidRPr="00C51F00">
        <w:rPr>
          <w:sz w:val="26"/>
          <w:szCs w:val="26"/>
          <w:lang w:val="en"/>
        </w:rPr>
        <w:t>Step 4: System perform update field “Is deleted”</w:t>
      </w:r>
    </w:p>
    <w:p w14:paraId="1B6DFC9A" w14:textId="77777777" w:rsidR="00ED73B3" w:rsidRDefault="00ED73B3" w:rsidP="00C851B9">
      <w:pPr>
        <w:ind w:left="0"/>
        <w:jc w:val="both"/>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Pr>
          <w:sz w:val="26"/>
          <w:szCs w:val="26"/>
          <w:lang w:val="en"/>
        </w:rPr>
        <w:t>User</w:t>
      </w:r>
      <w:proofErr w:type="spellEnd"/>
      <w:r>
        <w:rPr>
          <w:sz w:val="26"/>
          <w:szCs w:val="26"/>
          <w:lang w:val="en"/>
        </w:rPr>
        <w:t xml:space="preserve"> information</w:t>
      </w:r>
      <w:r w:rsidRPr="00C51F00">
        <w:rPr>
          <w:sz w:val="26"/>
          <w:szCs w:val="26"/>
          <w:lang w:val="en"/>
        </w:rPr>
        <w:t xml:space="preserve"> has been deleted”</w:t>
      </w:r>
    </w:p>
    <w:p w14:paraId="65806EEB" w14:textId="77777777" w:rsidR="00ED73B3" w:rsidRDefault="00ED73B3" w:rsidP="00C851B9">
      <w:pPr>
        <w:ind w:left="0"/>
        <w:jc w:val="both"/>
        <w:rPr>
          <w:sz w:val="26"/>
          <w:szCs w:val="26"/>
          <w:lang w:val="en"/>
        </w:rPr>
      </w:pPr>
      <w:r w:rsidRPr="00C51F00">
        <w:rPr>
          <w:sz w:val="26"/>
          <w:szCs w:val="26"/>
          <w:lang w:val="en"/>
        </w:rPr>
        <w:t>Step 6: Back to index page</w:t>
      </w:r>
    </w:p>
    <w:p w14:paraId="0B2C1872" w14:textId="73473252" w:rsidR="00ED73B3" w:rsidRDefault="00C42E8A" w:rsidP="00C851B9">
      <w:pPr>
        <w:ind w:left="0"/>
        <w:jc w:val="both"/>
        <w:rPr>
          <w:sz w:val="26"/>
          <w:szCs w:val="26"/>
          <w:lang w:val="en"/>
        </w:rPr>
      </w:pPr>
      <w:r>
        <w:rPr>
          <w:sz w:val="26"/>
          <w:szCs w:val="26"/>
          <w:lang w:val="en"/>
        </w:rPr>
        <w:t>- Request Annual leave/</w:t>
      </w:r>
      <w:r w:rsidRPr="00C42E8A">
        <w:rPr>
          <w:sz w:val="26"/>
          <w:szCs w:val="26"/>
          <w:lang w:val="en"/>
        </w:rPr>
        <w:t xml:space="preserve"> </w:t>
      </w:r>
      <w:r>
        <w:rPr>
          <w:sz w:val="26"/>
          <w:szCs w:val="26"/>
          <w:lang w:val="en"/>
        </w:rPr>
        <w:t>Take a leave of absence</w:t>
      </w:r>
      <w:r w:rsidR="00ED73B3">
        <w:rPr>
          <w:sz w:val="26"/>
          <w:szCs w:val="26"/>
          <w:lang w:val="en"/>
        </w:rPr>
        <w:t xml:space="preserve"> function:</w:t>
      </w:r>
    </w:p>
    <w:p w14:paraId="35B2968C" w14:textId="2439C767" w:rsidR="00ED73B3" w:rsidRDefault="00ED73B3" w:rsidP="00C851B9">
      <w:pPr>
        <w:ind w:left="0"/>
        <w:jc w:val="both"/>
        <w:rPr>
          <w:sz w:val="26"/>
          <w:szCs w:val="26"/>
          <w:lang w:val="en"/>
        </w:rPr>
      </w:pPr>
      <w:r>
        <w:rPr>
          <w:sz w:val="26"/>
          <w:szCs w:val="26"/>
          <w:lang w:val="en"/>
        </w:rPr>
        <w:t xml:space="preserve">Step 1: User request </w:t>
      </w:r>
      <w:r w:rsidR="00C42E8A">
        <w:rPr>
          <w:sz w:val="26"/>
          <w:szCs w:val="26"/>
          <w:lang w:val="en"/>
        </w:rPr>
        <w:t>Annual leave/</w:t>
      </w:r>
      <w:r w:rsidR="00C42E8A" w:rsidRPr="00C42E8A">
        <w:rPr>
          <w:sz w:val="26"/>
          <w:szCs w:val="26"/>
          <w:lang w:val="en"/>
        </w:rPr>
        <w:t xml:space="preserve"> </w:t>
      </w:r>
      <w:r w:rsidR="00C42E8A">
        <w:rPr>
          <w:sz w:val="26"/>
          <w:szCs w:val="26"/>
          <w:lang w:val="en"/>
        </w:rPr>
        <w:t>Take a leave of absence</w:t>
      </w:r>
    </w:p>
    <w:p w14:paraId="1F463721" w14:textId="25DF2BCB" w:rsidR="00ED73B3" w:rsidRPr="00BB6479" w:rsidRDefault="00ED73B3" w:rsidP="00C851B9">
      <w:pPr>
        <w:ind w:left="0"/>
        <w:jc w:val="both"/>
        <w:rPr>
          <w:sz w:val="26"/>
          <w:szCs w:val="26"/>
          <w:lang w:val="en"/>
        </w:rPr>
      </w:pPr>
      <w:r>
        <w:rPr>
          <w:sz w:val="26"/>
          <w:szCs w:val="26"/>
          <w:lang w:val="en"/>
        </w:rPr>
        <w:t>Step 2: System will send that request to User (HR). However, user (HR) can o</w:t>
      </w:r>
      <w:r w:rsidR="00C42E8A">
        <w:rPr>
          <w:sz w:val="26"/>
          <w:szCs w:val="26"/>
          <w:lang w:val="en"/>
        </w:rPr>
        <w:t>nly view that request but can’</w:t>
      </w:r>
      <w:r>
        <w:rPr>
          <w:sz w:val="26"/>
          <w:szCs w:val="26"/>
          <w:lang w:val="en"/>
        </w:rPr>
        <w:t xml:space="preserve">t approve/deny. User (HR) must send that request to Admin so Admin will </w:t>
      </w:r>
      <w:r>
        <w:rPr>
          <w:sz w:val="26"/>
          <w:szCs w:val="26"/>
          <w:lang w:val="en"/>
        </w:rPr>
        <w:lastRenderedPageBreak/>
        <w:t xml:space="preserve">decide to approve/deny that request. </w:t>
      </w:r>
    </w:p>
    <w:p w14:paraId="63BD9E4A" w14:textId="77777777" w:rsidR="00ED73B3" w:rsidRPr="00C51F00" w:rsidRDefault="00ED73B3" w:rsidP="00C851B9">
      <w:pPr>
        <w:ind w:left="0"/>
        <w:jc w:val="both"/>
        <w:rPr>
          <w:sz w:val="26"/>
          <w:szCs w:val="26"/>
          <w:lang w:val="en"/>
        </w:rPr>
      </w:pPr>
      <w:r>
        <w:rPr>
          <w:sz w:val="26"/>
          <w:szCs w:val="26"/>
          <w:lang w:val="en"/>
        </w:rPr>
        <w:t>Step 3: Admin will approve/deny that request and send back to user (HR). After that user (HR) will forward back to user. If Admin deny that request then must clearly state the reason.</w:t>
      </w:r>
    </w:p>
    <w:p w14:paraId="7C6E6AA6" w14:textId="41465882" w:rsidR="00ED73B3" w:rsidRDefault="00ED73B3" w:rsidP="00C851B9">
      <w:pPr>
        <w:ind w:left="0"/>
        <w:jc w:val="both"/>
        <w:rPr>
          <w:b/>
          <w:i/>
          <w:sz w:val="26"/>
          <w:szCs w:val="26"/>
          <w:lang w:val="en"/>
        </w:rPr>
      </w:pPr>
      <w:r>
        <w:rPr>
          <w:b/>
          <w:i/>
          <w:sz w:val="26"/>
          <w:szCs w:val="26"/>
          <w:lang w:val="en"/>
        </w:rPr>
        <w:t>3.3</w:t>
      </w:r>
      <w:r w:rsidRPr="008B2CCB">
        <w:rPr>
          <w:b/>
          <w:i/>
          <w:sz w:val="26"/>
          <w:szCs w:val="26"/>
          <w:lang w:val="en"/>
        </w:rPr>
        <w:t>.5 Function Affected</w:t>
      </w:r>
    </w:p>
    <w:tbl>
      <w:tblPr>
        <w:tblStyle w:val="TableGrid"/>
        <w:tblW w:w="0" w:type="auto"/>
        <w:tblLook w:val="04A0" w:firstRow="1" w:lastRow="0" w:firstColumn="1" w:lastColumn="0" w:noHBand="0" w:noVBand="1"/>
      </w:tblPr>
      <w:tblGrid>
        <w:gridCol w:w="4673"/>
        <w:gridCol w:w="4674"/>
      </w:tblGrid>
      <w:tr w:rsidR="00ED73B3" w14:paraId="0BDBCB27" w14:textId="77777777" w:rsidTr="00ED73B3">
        <w:tc>
          <w:tcPr>
            <w:tcW w:w="4673" w:type="dxa"/>
          </w:tcPr>
          <w:p w14:paraId="32FE667B" w14:textId="77777777" w:rsidR="00ED73B3" w:rsidRPr="008B2CCB" w:rsidRDefault="00ED73B3" w:rsidP="00C851B9">
            <w:pPr>
              <w:ind w:left="0"/>
              <w:jc w:val="both"/>
              <w:rPr>
                <w:sz w:val="26"/>
                <w:szCs w:val="26"/>
                <w:lang w:val="en"/>
              </w:rPr>
            </w:pPr>
            <w:r w:rsidRPr="008B2CCB">
              <w:rPr>
                <w:sz w:val="26"/>
                <w:szCs w:val="26"/>
                <w:lang w:val="en"/>
              </w:rPr>
              <w:t>Affected function name</w:t>
            </w:r>
          </w:p>
        </w:tc>
        <w:tc>
          <w:tcPr>
            <w:tcW w:w="4674" w:type="dxa"/>
          </w:tcPr>
          <w:p w14:paraId="64AE400B" w14:textId="77777777" w:rsidR="00ED73B3" w:rsidRPr="008B2CCB" w:rsidRDefault="00ED73B3" w:rsidP="00C851B9">
            <w:pPr>
              <w:ind w:left="0"/>
              <w:jc w:val="both"/>
              <w:rPr>
                <w:sz w:val="26"/>
                <w:szCs w:val="26"/>
                <w:lang w:val="en"/>
              </w:rPr>
            </w:pPr>
            <w:r w:rsidRPr="008B2CCB">
              <w:rPr>
                <w:sz w:val="26"/>
                <w:szCs w:val="26"/>
                <w:lang w:val="en"/>
              </w:rPr>
              <w:t>Detail description of the affect</w:t>
            </w:r>
          </w:p>
        </w:tc>
      </w:tr>
      <w:tr w:rsidR="00ED73B3" w14:paraId="56BC7966" w14:textId="77777777" w:rsidTr="00ED73B3">
        <w:tc>
          <w:tcPr>
            <w:tcW w:w="4673" w:type="dxa"/>
          </w:tcPr>
          <w:p w14:paraId="0A0D52E4" w14:textId="77777777" w:rsidR="00ED73B3" w:rsidRPr="008B2CCB" w:rsidRDefault="00ED73B3" w:rsidP="00C851B9">
            <w:pPr>
              <w:ind w:left="0"/>
              <w:jc w:val="both"/>
              <w:rPr>
                <w:sz w:val="26"/>
                <w:szCs w:val="26"/>
                <w:lang w:val="en"/>
              </w:rPr>
            </w:pPr>
            <w:r w:rsidRPr="008B2CCB">
              <w:rPr>
                <w:sz w:val="26"/>
                <w:szCs w:val="26"/>
                <w:lang w:val="en"/>
              </w:rPr>
              <w:t>None</w:t>
            </w:r>
          </w:p>
        </w:tc>
        <w:tc>
          <w:tcPr>
            <w:tcW w:w="4674" w:type="dxa"/>
          </w:tcPr>
          <w:p w14:paraId="3C319F63" w14:textId="77777777" w:rsidR="00ED73B3" w:rsidRPr="008B2CCB" w:rsidRDefault="00ED73B3" w:rsidP="00C851B9">
            <w:pPr>
              <w:ind w:left="0"/>
              <w:jc w:val="both"/>
              <w:rPr>
                <w:sz w:val="26"/>
                <w:szCs w:val="26"/>
                <w:lang w:val="en"/>
              </w:rPr>
            </w:pPr>
          </w:p>
        </w:tc>
      </w:tr>
    </w:tbl>
    <w:p w14:paraId="060FF272" w14:textId="5D2CEB79" w:rsidR="00ED73B3" w:rsidRDefault="00191F3D" w:rsidP="00C851B9">
      <w:pPr>
        <w:pStyle w:val="ListParagraph"/>
        <w:numPr>
          <w:ilvl w:val="1"/>
          <w:numId w:val="31"/>
        </w:numPr>
        <w:jc w:val="both"/>
        <w:rPr>
          <w:b/>
          <w:i/>
          <w:sz w:val="26"/>
          <w:szCs w:val="26"/>
          <w:lang w:val="en"/>
        </w:rPr>
      </w:pPr>
      <w:r w:rsidRPr="00191F3D">
        <w:rPr>
          <w:b/>
          <w:i/>
          <w:sz w:val="26"/>
          <w:szCs w:val="26"/>
          <w:lang w:val="en"/>
        </w:rPr>
        <w:t>Manage Profile</w:t>
      </w:r>
    </w:p>
    <w:p w14:paraId="26967FE5" w14:textId="4354C4F6" w:rsidR="00191F3D" w:rsidRPr="00C51F00" w:rsidRDefault="00191F3D" w:rsidP="00C851B9">
      <w:pPr>
        <w:pStyle w:val="Heading3"/>
        <w:numPr>
          <w:ilvl w:val="0"/>
          <w:numId w:val="0"/>
        </w:numPr>
        <w:ind w:left="720" w:hanging="720"/>
        <w:rPr>
          <w:rFonts w:ascii="Times New Roman" w:hAnsi="Times New Roman"/>
          <w:b w:val="0"/>
          <w:sz w:val="26"/>
          <w:szCs w:val="26"/>
        </w:rPr>
      </w:pPr>
      <w:bookmarkStart w:id="41" w:name="_Toc108703280"/>
      <w:bookmarkStart w:id="42" w:name="_Toc108703911"/>
      <w:bookmarkStart w:id="43" w:name="_Toc109029751"/>
      <w:bookmarkStart w:id="44" w:name="_Toc109030042"/>
      <w:bookmarkStart w:id="45" w:name="_Toc109314459"/>
      <w:r w:rsidRPr="00C51F00">
        <w:rPr>
          <w:rStyle w:val="q4iawc"/>
          <w:rFonts w:ascii="Times New Roman" w:hAnsi="Times New Roman"/>
          <w:sz w:val="26"/>
          <w:szCs w:val="26"/>
          <w:lang w:val="en"/>
        </w:rPr>
        <w:t>3.</w:t>
      </w:r>
      <w:r w:rsidR="00B5485B">
        <w:rPr>
          <w:rStyle w:val="q4iawc"/>
          <w:rFonts w:ascii="Times New Roman" w:hAnsi="Times New Roman"/>
          <w:sz w:val="26"/>
          <w:szCs w:val="26"/>
          <w:lang w:val="en"/>
        </w:rPr>
        <w:t>4</w:t>
      </w:r>
      <w:r w:rsidRPr="00C51F00">
        <w:rPr>
          <w:rStyle w:val="q4iawc"/>
          <w:rFonts w:ascii="Times New Roman" w:hAnsi="Times New Roman"/>
          <w:sz w:val="26"/>
          <w:szCs w:val="26"/>
          <w:lang w:val="en"/>
        </w:rPr>
        <w:t>.1 General description</w:t>
      </w:r>
      <w:bookmarkEnd w:id="41"/>
      <w:bookmarkEnd w:id="42"/>
      <w:bookmarkEnd w:id="43"/>
      <w:bookmarkEnd w:id="44"/>
      <w:bookmarkEnd w:id="45"/>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191F3D" w:rsidRPr="00C51F00" w14:paraId="569B6C5F" w14:textId="77777777" w:rsidTr="006D25F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B54915" w14:textId="77777777" w:rsidR="00191F3D" w:rsidRPr="00C51F00" w:rsidRDefault="00191F3D" w:rsidP="00C851B9">
            <w:pPr>
              <w:ind w:left="62"/>
              <w:jc w:val="both"/>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1A31E" w14:textId="77777777" w:rsidR="00191F3D" w:rsidRPr="00C51F00" w:rsidRDefault="00191F3D" w:rsidP="00C851B9">
            <w:pPr>
              <w:ind w:left="0"/>
              <w:jc w:val="both"/>
              <w:rPr>
                <w:szCs w:val="24"/>
              </w:rPr>
            </w:pPr>
            <w:r w:rsidRPr="00C51F00">
              <w:rPr>
                <w:szCs w:val="24"/>
              </w:rPr>
              <w:t xml:space="preserve">Allow </w:t>
            </w:r>
            <w:proofErr w:type="spellStart"/>
            <w:r w:rsidRPr="00C51F00">
              <w:rPr>
                <w:szCs w:val="24"/>
              </w:rPr>
              <w:t>root,admin</w:t>
            </w:r>
            <w:proofErr w:type="spellEnd"/>
            <w:r w:rsidRPr="00C51F00">
              <w:rPr>
                <w:szCs w:val="24"/>
              </w:rPr>
              <w:t xml:space="preserve"> to Create/Edit/Delete profile of user</w:t>
            </w:r>
          </w:p>
        </w:tc>
      </w:tr>
      <w:tr w:rsidR="00191F3D" w:rsidRPr="00C51F00" w14:paraId="4F95D296" w14:textId="77777777" w:rsidTr="006D25F9">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995460" w14:textId="77777777" w:rsidR="00191F3D" w:rsidRPr="00C51F00" w:rsidRDefault="00191F3D" w:rsidP="00C851B9">
            <w:pPr>
              <w:ind w:left="62"/>
              <w:jc w:val="both"/>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6B4E0" w14:textId="77777777" w:rsidR="00191F3D" w:rsidRPr="00C51F00" w:rsidRDefault="00191F3D" w:rsidP="00C851B9">
            <w:pPr>
              <w:ind w:left="0"/>
              <w:jc w:val="both"/>
              <w:rPr>
                <w:szCs w:val="24"/>
              </w:rPr>
            </w:pPr>
            <w:r w:rsidRPr="00C51F00">
              <w:rPr>
                <w:rStyle w:val="q4iawc"/>
                <w:szCs w:val="24"/>
                <w:lang w:val="en"/>
              </w:rPr>
              <w:t>User, admin and partner</w:t>
            </w:r>
          </w:p>
        </w:tc>
      </w:tr>
      <w:tr w:rsidR="00191F3D" w:rsidRPr="00C51F00" w14:paraId="60BC58CC" w14:textId="77777777" w:rsidTr="006D25F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BC9CD5" w14:textId="77777777" w:rsidR="00191F3D" w:rsidRPr="00C51F00" w:rsidRDefault="00191F3D" w:rsidP="00C851B9">
            <w:pPr>
              <w:ind w:left="62"/>
              <w:jc w:val="both"/>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D97722" w14:textId="77777777" w:rsidR="00191F3D" w:rsidRPr="00C51F00" w:rsidRDefault="00191F3D" w:rsidP="00C851B9">
            <w:pPr>
              <w:ind w:left="0"/>
              <w:jc w:val="both"/>
              <w:rPr>
                <w:szCs w:val="24"/>
              </w:rPr>
            </w:pPr>
            <w:r w:rsidRPr="00C51F00">
              <w:rPr>
                <w:rStyle w:val="q4iawc"/>
                <w:szCs w:val="24"/>
                <w:lang w:val="en"/>
              </w:rPr>
              <w:t>User, admin and partner</w:t>
            </w:r>
          </w:p>
        </w:tc>
      </w:tr>
      <w:tr w:rsidR="00191F3D" w:rsidRPr="00C51F00" w14:paraId="36502575" w14:textId="77777777" w:rsidTr="006D25F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A77748" w14:textId="77777777" w:rsidR="00191F3D" w:rsidRPr="00C51F00" w:rsidRDefault="00191F3D" w:rsidP="00C851B9">
            <w:pPr>
              <w:ind w:left="62"/>
              <w:jc w:val="both"/>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97D196" w14:textId="24142207" w:rsidR="00191F3D" w:rsidRPr="00C51F00" w:rsidRDefault="008A1A14" w:rsidP="00C851B9">
            <w:pPr>
              <w:ind w:left="0"/>
              <w:jc w:val="both"/>
              <w:rPr>
                <w:szCs w:val="24"/>
              </w:rPr>
            </w:pPr>
            <w:r>
              <w:rPr>
                <w:rStyle w:val="q4iawc"/>
                <w:lang w:val="en"/>
              </w:rPr>
              <w:t>HRM</w:t>
            </w:r>
          </w:p>
        </w:tc>
      </w:tr>
      <w:tr w:rsidR="00191F3D" w:rsidRPr="00C51F00" w14:paraId="22F35ED5" w14:textId="77777777" w:rsidTr="006D25F9">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B9DBA9" w14:textId="77777777" w:rsidR="00191F3D" w:rsidRPr="00C51F00" w:rsidRDefault="00191F3D" w:rsidP="00C851B9">
            <w:pPr>
              <w:ind w:left="62"/>
              <w:jc w:val="both"/>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2CBA49" w14:textId="2CE95992" w:rsidR="00191F3D" w:rsidRPr="00C51F00" w:rsidRDefault="008A1A14" w:rsidP="00C851B9">
            <w:pPr>
              <w:ind w:left="0"/>
              <w:jc w:val="both"/>
              <w:rPr>
                <w:szCs w:val="24"/>
              </w:rPr>
            </w:pPr>
            <w:r>
              <w:rPr>
                <w:rStyle w:val="q4iawc"/>
                <w:szCs w:val="24"/>
                <w:lang w:val="en"/>
              </w:rPr>
              <w:t>HRM</w:t>
            </w:r>
            <w:r w:rsidR="00191F3D" w:rsidRPr="00C51F00">
              <w:rPr>
                <w:rStyle w:val="q4iawc"/>
                <w:szCs w:val="24"/>
                <w:lang w:val="en"/>
              </w:rPr>
              <w:t>/</w:t>
            </w:r>
            <w:proofErr w:type="spellStart"/>
            <w:r w:rsidR="00191F3D" w:rsidRPr="00C51F00">
              <w:rPr>
                <w:rStyle w:val="q4iawc"/>
                <w:szCs w:val="24"/>
                <w:lang w:val="en"/>
              </w:rPr>
              <w:t>Manage_profile</w:t>
            </w:r>
            <w:proofErr w:type="spellEnd"/>
          </w:p>
        </w:tc>
      </w:tr>
      <w:tr w:rsidR="00191F3D" w:rsidRPr="00C51F00" w14:paraId="01C0403E" w14:textId="77777777" w:rsidTr="006D25F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89E2D3" w14:textId="77777777" w:rsidR="00191F3D" w:rsidRPr="00C51F00" w:rsidRDefault="00191F3D" w:rsidP="00C851B9">
            <w:pPr>
              <w:ind w:left="62"/>
              <w:jc w:val="both"/>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CFA380" w14:textId="77777777" w:rsidR="00191F3D" w:rsidRPr="00C51F00" w:rsidRDefault="00191F3D" w:rsidP="00C851B9">
            <w:pPr>
              <w:ind w:left="0"/>
              <w:jc w:val="both"/>
              <w:rPr>
                <w:szCs w:val="24"/>
              </w:rPr>
            </w:pPr>
            <w:proofErr w:type="spellStart"/>
            <w:r w:rsidRPr="00C51F00">
              <w:rPr>
                <w:rStyle w:val="q4iawc"/>
                <w:lang w:val="en"/>
              </w:rPr>
              <w:t>Root,Admin</w:t>
            </w:r>
            <w:proofErr w:type="spellEnd"/>
            <w:r w:rsidRPr="00C51F00">
              <w:rPr>
                <w:rStyle w:val="q4iawc"/>
                <w:lang w:val="en"/>
              </w:rPr>
              <w:t xml:space="preserve"> can create/edit/delete profile of user</w:t>
            </w:r>
          </w:p>
        </w:tc>
      </w:tr>
      <w:tr w:rsidR="00191F3D" w:rsidRPr="00C51F00" w14:paraId="00B349BD" w14:textId="77777777" w:rsidTr="006D25F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6D3CBA" w14:textId="77777777" w:rsidR="00191F3D" w:rsidRPr="00C51F00" w:rsidRDefault="00191F3D" w:rsidP="00C851B9">
            <w:pPr>
              <w:ind w:left="0"/>
              <w:jc w:val="both"/>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BF79DF" w14:textId="77777777" w:rsidR="00191F3D" w:rsidRPr="00C51F00" w:rsidRDefault="00191F3D" w:rsidP="00C851B9">
            <w:pPr>
              <w:ind w:left="0"/>
              <w:jc w:val="both"/>
              <w:rPr>
                <w:szCs w:val="24"/>
              </w:rPr>
            </w:pPr>
            <w:r w:rsidRPr="00C51F00">
              <w:rPr>
                <w:szCs w:val="24"/>
              </w:rPr>
              <w:t>System show profile of user after create/edit/delete</w:t>
            </w:r>
          </w:p>
        </w:tc>
      </w:tr>
    </w:tbl>
    <w:p w14:paraId="79209672" w14:textId="4EFCA8EE" w:rsidR="00191F3D" w:rsidRPr="00C51F00" w:rsidRDefault="00191F3D" w:rsidP="00C851B9">
      <w:pPr>
        <w:pStyle w:val="Heading3"/>
        <w:numPr>
          <w:ilvl w:val="2"/>
          <w:numId w:val="31"/>
        </w:numPr>
        <w:rPr>
          <w:rStyle w:val="q4iawc"/>
          <w:rFonts w:ascii="Times New Roman" w:hAnsi="Times New Roman"/>
          <w:b w:val="0"/>
          <w:sz w:val="26"/>
          <w:szCs w:val="26"/>
        </w:rPr>
      </w:pPr>
      <w:bookmarkStart w:id="46" w:name="_Toc108703281"/>
      <w:bookmarkStart w:id="47" w:name="_Toc108703912"/>
      <w:bookmarkStart w:id="48" w:name="_Toc109029752"/>
      <w:bookmarkStart w:id="49" w:name="_Toc109030043"/>
      <w:bookmarkStart w:id="50" w:name="_Toc109314460"/>
      <w:r w:rsidRPr="00C51F00">
        <w:rPr>
          <w:rStyle w:val="q4iawc"/>
          <w:rFonts w:ascii="Times New Roman" w:hAnsi="Times New Roman"/>
          <w:sz w:val="26"/>
          <w:szCs w:val="26"/>
        </w:rPr>
        <w:lastRenderedPageBreak/>
        <w:t>Manage Profile Screen</w:t>
      </w:r>
      <w:bookmarkEnd w:id="46"/>
      <w:bookmarkEnd w:id="47"/>
      <w:bookmarkEnd w:id="48"/>
      <w:bookmarkEnd w:id="49"/>
      <w:bookmarkEnd w:id="50"/>
    </w:p>
    <w:p w14:paraId="72389BDB" w14:textId="77777777" w:rsidR="00191F3D" w:rsidRPr="00C51F00" w:rsidRDefault="00191F3D" w:rsidP="00C851B9">
      <w:pPr>
        <w:jc w:val="both"/>
      </w:pPr>
      <w:r w:rsidRPr="00C51F00">
        <w:rPr>
          <w:noProof/>
          <w:snapToGrid/>
        </w:rPr>
        <w:drawing>
          <wp:inline distT="0" distB="0" distL="0" distR="0" wp14:anchorId="28720D70" wp14:editId="3A7A3829">
            <wp:extent cx="4244708" cy="3154953"/>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t-Profile-Add.png"/>
                    <pic:cNvPicPr/>
                  </pic:nvPicPr>
                  <pic:blipFill>
                    <a:blip r:embed="rId21">
                      <a:extLst>
                        <a:ext uri="{28A0092B-C50C-407E-A947-70E740481C1C}">
                          <a14:useLocalDpi xmlns:a14="http://schemas.microsoft.com/office/drawing/2010/main" val="0"/>
                        </a:ext>
                      </a:extLst>
                    </a:blip>
                    <a:stretch>
                      <a:fillRect/>
                    </a:stretch>
                  </pic:blipFill>
                  <pic:spPr>
                    <a:xfrm>
                      <a:off x="0" y="0"/>
                      <a:ext cx="4244708" cy="3154953"/>
                    </a:xfrm>
                    <a:prstGeom prst="rect">
                      <a:avLst/>
                    </a:prstGeom>
                  </pic:spPr>
                </pic:pic>
              </a:graphicData>
            </a:graphic>
          </wp:inline>
        </w:drawing>
      </w:r>
    </w:p>
    <w:p w14:paraId="00C02376" w14:textId="77777777" w:rsidR="00191F3D" w:rsidRPr="00C51F00" w:rsidRDefault="00191F3D" w:rsidP="00C851B9">
      <w:pPr>
        <w:jc w:val="both"/>
      </w:pPr>
      <w:r w:rsidRPr="00C51F00">
        <w:rPr>
          <w:noProof/>
          <w:snapToGrid/>
        </w:rPr>
        <w:drawing>
          <wp:inline distT="0" distB="0" distL="0" distR="0" wp14:anchorId="7DC958C1" wp14:editId="305ED87A">
            <wp:extent cx="4160881" cy="319305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Edit.png"/>
                    <pic:cNvPicPr/>
                  </pic:nvPicPr>
                  <pic:blipFill>
                    <a:blip r:embed="rId22">
                      <a:extLst>
                        <a:ext uri="{28A0092B-C50C-407E-A947-70E740481C1C}">
                          <a14:useLocalDpi xmlns:a14="http://schemas.microsoft.com/office/drawing/2010/main" val="0"/>
                        </a:ext>
                      </a:extLst>
                    </a:blip>
                    <a:stretch>
                      <a:fillRect/>
                    </a:stretch>
                  </pic:blipFill>
                  <pic:spPr>
                    <a:xfrm>
                      <a:off x="0" y="0"/>
                      <a:ext cx="4160881" cy="3193057"/>
                    </a:xfrm>
                    <a:prstGeom prst="rect">
                      <a:avLst/>
                    </a:prstGeom>
                  </pic:spPr>
                </pic:pic>
              </a:graphicData>
            </a:graphic>
          </wp:inline>
        </w:drawing>
      </w:r>
    </w:p>
    <w:p w14:paraId="661D25EE" w14:textId="77777777" w:rsidR="00191F3D" w:rsidRPr="00C51F00" w:rsidRDefault="00191F3D" w:rsidP="00C851B9">
      <w:pPr>
        <w:jc w:val="both"/>
      </w:pPr>
      <w:r w:rsidRPr="00C51F00">
        <w:rPr>
          <w:noProof/>
          <w:snapToGrid/>
        </w:rPr>
        <w:lastRenderedPageBreak/>
        <w:drawing>
          <wp:inline distT="0" distB="0" distL="0" distR="0" wp14:anchorId="41A39D9B" wp14:editId="3CE2229E">
            <wp:extent cx="3398815" cy="30939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Changepassword.png"/>
                    <pic:cNvPicPr/>
                  </pic:nvPicPr>
                  <pic:blipFill>
                    <a:blip r:embed="rId23">
                      <a:extLst>
                        <a:ext uri="{28A0092B-C50C-407E-A947-70E740481C1C}">
                          <a14:useLocalDpi xmlns:a14="http://schemas.microsoft.com/office/drawing/2010/main" val="0"/>
                        </a:ext>
                      </a:extLst>
                    </a:blip>
                    <a:stretch>
                      <a:fillRect/>
                    </a:stretch>
                  </pic:blipFill>
                  <pic:spPr>
                    <a:xfrm>
                      <a:off x="0" y="0"/>
                      <a:ext cx="3398815" cy="3093988"/>
                    </a:xfrm>
                    <a:prstGeom prst="rect">
                      <a:avLst/>
                    </a:prstGeom>
                  </pic:spPr>
                </pic:pic>
              </a:graphicData>
            </a:graphic>
          </wp:inline>
        </w:drawing>
      </w:r>
    </w:p>
    <w:p w14:paraId="074500EB" w14:textId="77777777" w:rsidR="00191F3D" w:rsidRPr="00C51F00" w:rsidRDefault="00191F3D" w:rsidP="00C851B9">
      <w:pPr>
        <w:jc w:val="both"/>
      </w:pPr>
      <w:r w:rsidRPr="00C51F00">
        <w:t>Screen description:</w:t>
      </w:r>
    </w:p>
    <w:tbl>
      <w:tblPr>
        <w:tblStyle w:val="TableGrid"/>
        <w:tblW w:w="9283" w:type="dxa"/>
        <w:tblInd w:w="493" w:type="dxa"/>
        <w:tblLook w:val="04A0" w:firstRow="1" w:lastRow="0" w:firstColumn="1" w:lastColumn="0" w:noHBand="0" w:noVBand="1"/>
      </w:tblPr>
      <w:tblGrid>
        <w:gridCol w:w="988"/>
        <w:gridCol w:w="1303"/>
        <w:gridCol w:w="1183"/>
        <w:gridCol w:w="1066"/>
        <w:gridCol w:w="1290"/>
        <w:gridCol w:w="1683"/>
        <w:gridCol w:w="1770"/>
      </w:tblGrid>
      <w:tr w:rsidR="00191F3D" w:rsidRPr="00C51F00" w14:paraId="2F2AC0A8" w14:textId="77777777" w:rsidTr="006D25F9">
        <w:tc>
          <w:tcPr>
            <w:tcW w:w="988" w:type="dxa"/>
          </w:tcPr>
          <w:p w14:paraId="7D40F40F" w14:textId="77777777" w:rsidR="00191F3D" w:rsidRPr="00C51F00" w:rsidRDefault="00191F3D" w:rsidP="00C851B9">
            <w:pPr>
              <w:ind w:left="0"/>
              <w:jc w:val="both"/>
              <w:rPr>
                <w:sz w:val="22"/>
                <w:szCs w:val="22"/>
              </w:rPr>
            </w:pPr>
            <w:r w:rsidRPr="00C51F00">
              <w:rPr>
                <w:sz w:val="22"/>
                <w:szCs w:val="22"/>
              </w:rPr>
              <w:t>#</w:t>
            </w:r>
          </w:p>
        </w:tc>
        <w:tc>
          <w:tcPr>
            <w:tcW w:w="1303" w:type="dxa"/>
          </w:tcPr>
          <w:p w14:paraId="3FDFE899" w14:textId="77777777" w:rsidR="00191F3D" w:rsidRPr="00C51F00" w:rsidRDefault="00191F3D" w:rsidP="00C851B9">
            <w:pPr>
              <w:ind w:left="0"/>
              <w:jc w:val="both"/>
              <w:rPr>
                <w:sz w:val="22"/>
                <w:szCs w:val="22"/>
              </w:rPr>
            </w:pPr>
            <w:r w:rsidRPr="00C51F00">
              <w:rPr>
                <w:sz w:val="22"/>
                <w:szCs w:val="22"/>
              </w:rPr>
              <w:t>Name</w:t>
            </w:r>
          </w:p>
        </w:tc>
        <w:tc>
          <w:tcPr>
            <w:tcW w:w="1183" w:type="dxa"/>
          </w:tcPr>
          <w:p w14:paraId="0BEB06E2" w14:textId="77777777" w:rsidR="00191F3D" w:rsidRPr="00C51F00" w:rsidRDefault="00191F3D" w:rsidP="00C851B9">
            <w:pPr>
              <w:ind w:left="0"/>
              <w:jc w:val="both"/>
              <w:rPr>
                <w:sz w:val="22"/>
                <w:szCs w:val="22"/>
              </w:rPr>
            </w:pPr>
            <w:r w:rsidRPr="00C51F00">
              <w:rPr>
                <w:sz w:val="22"/>
                <w:szCs w:val="22"/>
              </w:rPr>
              <w:t>Control Type</w:t>
            </w:r>
          </w:p>
        </w:tc>
        <w:tc>
          <w:tcPr>
            <w:tcW w:w="1066" w:type="dxa"/>
          </w:tcPr>
          <w:p w14:paraId="5273C2A6" w14:textId="77777777" w:rsidR="00191F3D" w:rsidRPr="00C51F00" w:rsidRDefault="00191F3D" w:rsidP="00C851B9">
            <w:pPr>
              <w:ind w:left="0"/>
              <w:jc w:val="both"/>
              <w:rPr>
                <w:sz w:val="22"/>
                <w:szCs w:val="22"/>
              </w:rPr>
            </w:pPr>
            <w:r w:rsidRPr="00C51F00">
              <w:rPr>
                <w:sz w:val="22"/>
                <w:szCs w:val="22"/>
              </w:rPr>
              <w:t>Edit</w:t>
            </w:r>
          </w:p>
        </w:tc>
        <w:tc>
          <w:tcPr>
            <w:tcW w:w="1290" w:type="dxa"/>
          </w:tcPr>
          <w:p w14:paraId="3DFF3D23" w14:textId="77777777" w:rsidR="00191F3D" w:rsidRPr="00C51F00" w:rsidRDefault="00191F3D" w:rsidP="00C851B9">
            <w:pPr>
              <w:ind w:left="0"/>
              <w:jc w:val="both"/>
              <w:rPr>
                <w:sz w:val="22"/>
                <w:szCs w:val="22"/>
              </w:rPr>
            </w:pPr>
            <w:r w:rsidRPr="00C51F00">
              <w:rPr>
                <w:sz w:val="22"/>
                <w:szCs w:val="22"/>
              </w:rPr>
              <w:t>Obligatory</w:t>
            </w:r>
          </w:p>
        </w:tc>
        <w:tc>
          <w:tcPr>
            <w:tcW w:w="1683" w:type="dxa"/>
          </w:tcPr>
          <w:p w14:paraId="03D93199" w14:textId="77777777" w:rsidR="00191F3D" w:rsidRPr="00C51F00" w:rsidRDefault="00191F3D" w:rsidP="00C851B9">
            <w:pPr>
              <w:ind w:left="0"/>
              <w:jc w:val="both"/>
              <w:rPr>
                <w:sz w:val="22"/>
                <w:szCs w:val="22"/>
              </w:rPr>
            </w:pPr>
            <w:r w:rsidRPr="00C51F00">
              <w:rPr>
                <w:sz w:val="22"/>
                <w:szCs w:val="22"/>
              </w:rPr>
              <w:t>Default Value</w:t>
            </w:r>
          </w:p>
        </w:tc>
        <w:tc>
          <w:tcPr>
            <w:tcW w:w="1770" w:type="dxa"/>
          </w:tcPr>
          <w:p w14:paraId="3E5071CE" w14:textId="77777777" w:rsidR="00191F3D" w:rsidRPr="00C51F00" w:rsidRDefault="00191F3D" w:rsidP="00C851B9">
            <w:pPr>
              <w:ind w:left="0"/>
              <w:jc w:val="both"/>
              <w:rPr>
                <w:sz w:val="22"/>
                <w:szCs w:val="22"/>
              </w:rPr>
            </w:pPr>
            <w:r w:rsidRPr="00C51F00">
              <w:rPr>
                <w:sz w:val="22"/>
                <w:szCs w:val="22"/>
              </w:rPr>
              <w:t>Description</w:t>
            </w:r>
          </w:p>
        </w:tc>
      </w:tr>
      <w:tr w:rsidR="00191F3D" w:rsidRPr="00C51F00" w14:paraId="0130C125" w14:textId="77777777" w:rsidTr="006D25F9">
        <w:trPr>
          <w:trHeight w:val="995"/>
        </w:trPr>
        <w:tc>
          <w:tcPr>
            <w:tcW w:w="988" w:type="dxa"/>
          </w:tcPr>
          <w:p w14:paraId="162DB830" w14:textId="77777777" w:rsidR="00191F3D" w:rsidRPr="00C51F00" w:rsidRDefault="00191F3D" w:rsidP="00C851B9">
            <w:pPr>
              <w:ind w:left="0"/>
              <w:jc w:val="both"/>
              <w:rPr>
                <w:sz w:val="22"/>
                <w:szCs w:val="22"/>
              </w:rPr>
            </w:pPr>
            <w:r w:rsidRPr="00C51F00">
              <w:rPr>
                <w:sz w:val="22"/>
                <w:szCs w:val="22"/>
              </w:rPr>
              <w:t>1</w:t>
            </w:r>
          </w:p>
        </w:tc>
        <w:tc>
          <w:tcPr>
            <w:tcW w:w="1303" w:type="dxa"/>
          </w:tcPr>
          <w:p w14:paraId="72FFC407" w14:textId="77777777" w:rsidR="00191F3D" w:rsidRPr="00C51F00" w:rsidRDefault="00191F3D" w:rsidP="00C851B9">
            <w:pPr>
              <w:ind w:left="0"/>
              <w:jc w:val="both"/>
              <w:rPr>
                <w:sz w:val="22"/>
                <w:szCs w:val="22"/>
              </w:rPr>
            </w:pPr>
            <w:r w:rsidRPr="00C51F00">
              <w:rPr>
                <w:sz w:val="22"/>
                <w:szCs w:val="22"/>
              </w:rPr>
              <w:t>Username</w:t>
            </w:r>
          </w:p>
        </w:tc>
        <w:tc>
          <w:tcPr>
            <w:tcW w:w="1183" w:type="dxa"/>
          </w:tcPr>
          <w:p w14:paraId="59104264" w14:textId="77777777" w:rsidR="00191F3D" w:rsidRPr="00C51F00" w:rsidRDefault="00191F3D" w:rsidP="00C851B9">
            <w:pPr>
              <w:ind w:left="0"/>
              <w:jc w:val="both"/>
              <w:rPr>
                <w:sz w:val="22"/>
                <w:szCs w:val="22"/>
              </w:rPr>
            </w:pPr>
            <w:r w:rsidRPr="00C51F00">
              <w:rPr>
                <w:sz w:val="22"/>
                <w:szCs w:val="22"/>
              </w:rPr>
              <w:t>Textbox</w:t>
            </w:r>
          </w:p>
        </w:tc>
        <w:tc>
          <w:tcPr>
            <w:tcW w:w="1066" w:type="dxa"/>
          </w:tcPr>
          <w:p w14:paraId="5FCFEE49" w14:textId="77777777" w:rsidR="00191F3D" w:rsidRPr="00C51F00" w:rsidRDefault="00191F3D" w:rsidP="00C851B9">
            <w:pPr>
              <w:ind w:left="0"/>
              <w:jc w:val="both"/>
              <w:rPr>
                <w:sz w:val="22"/>
                <w:szCs w:val="22"/>
              </w:rPr>
            </w:pPr>
            <w:r w:rsidRPr="00C51F00">
              <w:rPr>
                <w:sz w:val="22"/>
                <w:szCs w:val="22"/>
              </w:rPr>
              <w:t>Yes</w:t>
            </w:r>
          </w:p>
        </w:tc>
        <w:tc>
          <w:tcPr>
            <w:tcW w:w="1290" w:type="dxa"/>
          </w:tcPr>
          <w:p w14:paraId="46F55F4E" w14:textId="77777777" w:rsidR="00191F3D" w:rsidRPr="00C51F00" w:rsidRDefault="00191F3D" w:rsidP="00C851B9">
            <w:pPr>
              <w:ind w:left="0"/>
              <w:jc w:val="both"/>
              <w:rPr>
                <w:sz w:val="22"/>
                <w:szCs w:val="22"/>
              </w:rPr>
            </w:pPr>
            <w:r w:rsidRPr="00C51F00">
              <w:rPr>
                <w:sz w:val="22"/>
                <w:szCs w:val="22"/>
              </w:rPr>
              <w:t>Yes</w:t>
            </w:r>
          </w:p>
        </w:tc>
        <w:tc>
          <w:tcPr>
            <w:tcW w:w="1683" w:type="dxa"/>
          </w:tcPr>
          <w:p w14:paraId="4E5605AE" w14:textId="77777777" w:rsidR="00191F3D" w:rsidRPr="00C51F00" w:rsidRDefault="00191F3D" w:rsidP="00C851B9">
            <w:pPr>
              <w:ind w:left="0"/>
              <w:jc w:val="both"/>
              <w:rPr>
                <w:sz w:val="22"/>
                <w:szCs w:val="22"/>
              </w:rPr>
            </w:pPr>
            <w:r w:rsidRPr="00C51F00">
              <w:rPr>
                <w:sz w:val="22"/>
                <w:szCs w:val="22"/>
              </w:rPr>
              <w:t>8-50 characters</w:t>
            </w:r>
          </w:p>
        </w:tc>
        <w:tc>
          <w:tcPr>
            <w:tcW w:w="1770" w:type="dxa"/>
          </w:tcPr>
          <w:p w14:paraId="5524D5F3" w14:textId="77777777" w:rsidR="00191F3D" w:rsidRPr="00C51F00" w:rsidRDefault="00191F3D" w:rsidP="00C851B9">
            <w:pPr>
              <w:ind w:left="0"/>
              <w:jc w:val="both"/>
              <w:rPr>
                <w:sz w:val="22"/>
                <w:szCs w:val="22"/>
              </w:rPr>
            </w:pPr>
            <w:r w:rsidRPr="00C51F00">
              <w:rPr>
                <w:sz w:val="22"/>
                <w:szCs w:val="22"/>
              </w:rPr>
              <w:t>Required value must be between 8-50 characters</w:t>
            </w:r>
          </w:p>
        </w:tc>
      </w:tr>
      <w:tr w:rsidR="00191F3D" w:rsidRPr="00C51F00" w14:paraId="1F37A15E" w14:textId="77777777" w:rsidTr="006D25F9">
        <w:tc>
          <w:tcPr>
            <w:tcW w:w="988" w:type="dxa"/>
          </w:tcPr>
          <w:p w14:paraId="466E5134" w14:textId="77777777" w:rsidR="00191F3D" w:rsidRPr="00C51F00" w:rsidRDefault="00191F3D" w:rsidP="00C851B9">
            <w:pPr>
              <w:ind w:left="0"/>
              <w:jc w:val="both"/>
              <w:rPr>
                <w:sz w:val="22"/>
                <w:szCs w:val="22"/>
              </w:rPr>
            </w:pPr>
            <w:r w:rsidRPr="00C51F00">
              <w:rPr>
                <w:sz w:val="22"/>
                <w:szCs w:val="22"/>
              </w:rPr>
              <w:t>2</w:t>
            </w:r>
          </w:p>
        </w:tc>
        <w:tc>
          <w:tcPr>
            <w:tcW w:w="1303" w:type="dxa"/>
          </w:tcPr>
          <w:p w14:paraId="112E0A8A" w14:textId="77777777" w:rsidR="00191F3D" w:rsidRPr="00C51F00" w:rsidRDefault="00191F3D" w:rsidP="00C851B9">
            <w:pPr>
              <w:ind w:left="0"/>
              <w:jc w:val="both"/>
              <w:rPr>
                <w:sz w:val="22"/>
                <w:szCs w:val="22"/>
              </w:rPr>
            </w:pPr>
            <w:r w:rsidRPr="00C51F00">
              <w:rPr>
                <w:sz w:val="22"/>
                <w:szCs w:val="22"/>
              </w:rPr>
              <w:t>Email</w:t>
            </w:r>
          </w:p>
        </w:tc>
        <w:tc>
          <w:tcPr>
            <w:tcW w:w="1183" w:type="dxa"/>
          </w:tcPr>
          <w:p w14:paraId="2E571C7C" w14:textId="77777777" w:rsidR="00191F3D" w:rsidRPr="00C51F00" w:rsidRDefault="00191F3D" w:rsidP="00C851B9">
            <w:pPr>
              <w:ind w:left="0"/>
              <w:jc w:val="both"/>
              <w:rPr>
                <w:sz w:val="22"/>
                <w:szCs w:val="22"/>
              </w:rPr>
            </w:pPr>
            <w:r w:rsidRPr="00C51F00">
              <w:rPr>
                <w:sz w:val="22"/>
                <w:szCs w:val="22"/>
              </w:rPr>
              <w:t>Textbox</w:t>
            </w:r>
          </w:p>
        </w:tc>
        <w:tc>
          <w:tcPr>
            <w:tcW w:w="1066" w:type="dxa"/>
          </w:tcPr>
          <w:p w14:paraId="5EEC9E68" w14:textId="77777777" w:rsidR="00191F3D" w:rsidRPr="00C51F00" w:rsidRDefault="00191F3D" w:rsidP="00C851B9">
            <w:pPr>
              <w:ind w:left="0"/>
              <w:jc w:val="both"/>
              <w:rPr>
                <w:sz w:val="22"/>
                <w:szCs w:val="22"/>
              </w:rPr>
            </w:pPr>
            <w:r w:rsidRPr="00C51F00">
              <w:rPr>
                <w:sz w:val="22"/>
                <w:szCs w:val="22"/>
              </w:rPr>
              <w:t>Yes</w:t>
            </w:r>
          </w:p>
        </w:tc>
        <w:tc>
          <w:tcPr>
            <w:tcW w:w="1290" w:type="dxa"/>
          </w:tcPr>
          <w:p w14:paraId="3685E20F" w14:textId="77777777" w:rsidR="00191F3D" w:rsidRPr="00C51F00" w:rsidRDefault="00191F3D" w:rsidP="00C851B9">
            <w:pPr>
              <w:ind w:left="0"/>
              <w:jc w:val="both"/>
              <w:rPr>
                <w:sz w:val="22"/>
                <w:szCs w:val="22"/>
              </w:rPr>
            </w:pPr>
            <w:r w:rsidRPr="00C51F00">
              <w:rPr>
                <w:sz w:val="22"/>
                <w:szCs w:val="22"/>
              </w:rPr>
              <w:t>Yes</w:t>
            </w:r>
          </w:p>
        </w:tc>
        <w:tc>
          <w:tcPr>
            <w:tcW w:w="1683" w:type="dxa"/>
          </w:tcPr>
          <w:p w14:paraId="493E30F7" w14:textId="77777777" w:rsidR="00191F3D" w:rsidRPr="00C51F00" w:rsidRDefault="00191F3D" w:rsidP="00C851B9">
            <w:pPr>
              <w:ind w:left="0"/>
              <w:jc w:val="both"/>
              <w:rPr>
                <w:sz w:val="22"/>
                <w:szCs w:val="22"/>
              </w:rPr>
            </w:pPr>
            <w:r w:rsidRPr="00C51F00">
              <w:rPr>
                <w:sz w:val="22"/>
                <w:szCs w:val="22"/>
              </w:rPr>
              <w:t>8-50 characters</w:t>
            </w:r>
          </w:p>
        </w:tc>
        <w:tc>
          <w:tcPr>
            <w:tcW w:w="1770" w:type="dxa"/>
          </w:tcPr>
          <w:p w14:paraId="71E95390" w14:textId="77777777" w:rsidR="00191F3D" w:rsidRPr="00C51F00" w:rsidRDefault="00191F3D" w:rsidP="00C851B9">
            <w:pPr>
              <w:ind w:left="0"/>
              <w:jc w:val="both"/>
              <w:rPr>
                <w:sz w:val="22"/>
                <w:szCs w:val="22"/>
              </w:rPr>
            </w:pPr>
            <w:r w:rsidRPr="00C51F00">
              <w:rPr>
                <w:sz w:val="22"/>
                <w:szCs w:val="22"/>
              </w:rPr>
              <w:t>Required value must be between  8-50 characters</w:t>
            </w:r>
          </w:p>
        </w:tc>
      </w:tr>
      <w:tr w:rsidR="00191F3D" w:rsidRPr="00C51F00" w14:paraId="22AD3BD9" w14:textId="77777777" w:rsidTr="006D25F9">
        <w:tc>
          <w:tcPr>
            <w:tcW w:w="988" w:type="dxa"/>
          </w:tcPr>
          <w:p w14:paraId="343655E9" w14:textId="77777777" w:rsidR="00191F3D" w:rsidRPr="00C51F00" w:rsidRDefault="00191F3D" w:rsidP="00C851B9">
            <w:pPr>
              <w:ind w:left="0"/>
              <w:jc w:val="both"/>
              <w:rPr>
                <w:sz w:val="22"/>
                <w:szCs w:val="22"/>
              </w:rPr>
            </w:pPr>
            <w:r w:rsidRPr="00C51F00">
              <w:rPr>
                <w:sz w:val="22"/>
                <w:szCs w:val="22"/>
              </w:rPr>
              <w:t>3</w:t>
            </w:r>
          </w:p>
        </w:tc>
        <w:tc>
          <w:tcPr>
            <w:tcW w:w="1303" w:type="dxa"/>
          </w:tcPr>
          <w:p w14:paraId="238A9F6B" w14:textId="77777777" w:rsidR="00191F3D" w:rsidRPr="00C51F00" w:rsidRDefault="00191F3D" w:rsidP="00C851B9">
            <w:pPr>
              <w:ind w:left="0"/>
              <w:jc w:val="both"/>
              <w:rPr>
                <w:sz w:val="22"/>
                <w:szCs w:val="22"/>
              </w:rPr>
            </w:pPr>
            <w:r w:rsidRPr="00C51F00">
              <w:rPr>
                <w:sz w:val="22"/>
                <w:szCs w:val="22"/>
              </w:rPr>
              <w:t>Imagine</w:t>
            </w:r>
          </w:p>
        </w:tc>
        <w:tc>
          <w:tcPr>
            <w:tcW w:w="1183" w:type="dxa"/>
          </w:tcPr>
          <w:p w14:paraId="18128232" w14:textId="77777777" w:rsidR="00191F3D" w:rsidRPr="00C51F00" w:rsidRDefault="00191F3D" w:rsidP="00C851B9">
            <w:pPr>
              <w:ind w:left="0"/>
              <w:jc w:val="both"/>
              <w:rPr>
                <w:sz w:val="22"/>
                <w:szCs w:val="22"/>
              </w:rPr>
            </w:pPr>
            <w:r w:rsidRPr="00C51F00">
              <w:rPr>
                <w:sz w:val="22"/>
                <w:szCs w:val="22"/>
              </w:rPr>
              <w:t>Textbox</w:t>
            </w:r>
          </w:p>
        </w:tc>
        <w:tc>
          <w:tcPr>
            <w:tcW w:w="1066" w:type="dxa"/>
          </w:tcPr>
          <w:p w14:paraId="19198618" w14:textId="77777777" w:rsidR="00191F3D" w:rsidRPr="00C51F00" w:rsidRDefault="00191F3D" w:rsidP="00C851B9">
            <w:pPr>
              <w:ind w:left="0"/>
              <w:jc w:val="both"/>
              <w:rPr>
                <w:sz w:val="22"/>
                <w:szCs w:val="22"/>
              </w:rPr>
            </w:pPr>
            <w:r w:rsidRPr="00C51F00">
              <w:rPr>
                <w:sz w:val="22"/>
                <w:szCs w:val="22"/>
              </w:rPr>
              <w:t>Yes</w:t>
            </w:r>
          </w:p>
        </w:tc>
        <w:tc>
          <w:tcPr>
            <w:tcW w:w="1290" w:type="dxa"/>
          </w:tcPr>
          <w:p w14:paraId="0339F69A" w14:textId="77777777" w:rsidR="00191F3D" w:rsidRPr="00C51F00" w:rsidRDefault="00191F3D" w:rsidP="00C851B9">
            <w:pPr>
              <w:ind w:left="0"/>
              <w:jc w:val="both"/>
              <w:rPr>
                <w:sz w:val="22"/>
                <w:szCs w:val="22"/>
              </w:rPr>
            </w:pPr>
            <w:r w:rsidRPr="00C51F00">
              <w:rPr>
                <w:sz w:val="22"/>
                <w:szCs w:val="22"/>
              </w:rPr>
              <w:t>Yes</w:t>
            </w:r>
          </w:p>
        </w:tc>
        <w:tc>
          <w:tcPr>
            <w:tcW w:w="1683" w:type="dxa"/>
          </w:tcPr>
          <w:p w14:paraId="61B6280B" w14:textId="77777777" w:rsidR="00191F3D" w:rsidRPr="00C51F00" w:rsidRDefault="00191F3D" w:rsidP="00C851B9">
            <w:pPr>
              <w:ind w:left="0"/>
              <w:jc w:val="both"/>
              <w:rPr>
                <w:sz w:val="22"/>
                <w:szCs w:val="22"/>
              </w:rPr>
            </w:pPr>
            <w:r w:rsidRPr="00C51F00">
              <w:rPr>
                <w:sz w:val="22"/>
                <w:szCs w:val="22"/>
              </w:rPr>
              <w:t>100 characters</w:t>
            </w:r>
          </w:p>
        </w:tc>
        <w:tc>
          <w:tcPr>
            <w:tcW w:w="1770" w:type="dxa"/>
          </w:tcPr>
          <w:p w14:paraId="242B0D62" w14:textId="77777777" w:rsidR="00191F3D" w:rsidRPr="00C51F00" w:rsidRDefault="00191F3D" w:rsidP="00C851B9">
            <w:pPr>
              <w:ind w:left="0"/>
              <w:jc w:val="both"/>
              <w:rPr>
                <w:sz w:val="22"/>
                <w:szCs w:val="22"/>
              </w:rPr>
            </w:pPr>
            <w:r w:rsidRPr="00C51F00">
              <w:rPr>
                <w:sz w:val="22"/>
                <w:szCs w:val="22"/>
              </w:rPr>
              <w:t>Required value must be shorter than 100 characters</w:t>
            </w:r>
          </w:p>
        </w:tc>
      </w:tr>
      <w:tr w:rsidR="00191F3D" w:rsidRPr="00C51F00" w14:paraId="0C179415" w14:textId="77777777" w:rsidTr="006D25F9">
        <w:tc>
          <w:tcPr>
            <w:tcW w:w="988" w:type="dxa"/>
          </w:tcPr>
          <w:p w14:paraId="6ADDC61A" w14:textId="77777777" w:rsidR="00191F3D" w:rsidRPr="00C51F00" w:rsidRDefault="00191F3D" w:rsidP="00C851B9">
            <w:pPr>
              <w:ind w:left="0"/>
              <w:jc w:val="both"/>
              <w:rPr>
                <w:sz w:val="22"/>
                <w:szCs w:val="22"/>
              </w:rPr>
            </w:pPr>
            <w:r w:rsidRPr="00C51F00">
              <w:rPr>
                <w:sz w:val="22"/>
                <w:szCs w:val="22"/>
              </w:rPr>
              <w:t>4</w:t>
            </w:r>
          </w:p>
        </w:tc>
        <w:tc>
          <w:tcPr>
            <w:tcW w:w="1303" w:type="dxa"/>
          </w:tcPr>
          <w:p w14:paraId="5905BE38" w14:textId="77777777" w:rsidR="00191F3D" w:rsidRPr="00C51F00" w:rsidRDefault="00191F3D" w:rsidP="00C851B9">
            <w:pPr>
              <w:ind w:left="0"/>
              <w:jc w:val="both"/>
              <w:rPr>
                <w:sz w:val="22"/>
                <w:szCs w:val="22"/>
              </w:rPr>
            </w:pPr>
            <w:r w:rsidRPr="00C51F00">
              <w:rPr>
                <w:sz w:val="22"/>
                <w:szCs w:val="22"/>
              </w:rPr>
              <w:t>New password</w:t>
            </w:r>
          </w:p>
        </w:tc>
        <w:tc>
          <w:tcPr>
            <w:tcW w:w="1183" w:type="dxa"/>
          </w:tcPr>
          <w:p w14:paraId="4C5F3E0A" w14:textId="77777777" w:rsidR="00191F3D" w:rsidRPr="00C51F00" w:rsidRDefault="00191F3D" w:rsidP="00C851B9">
            <w:pPr>
              <w:ind w:left="0"/>
              <w:jc w:val="both"/>
              <w:rPr>
                <w:sz w:val="22"/>
                <w:szCs w:val="22"/>
              </w:rPr>
            </w:pPr>
            <w:r w:rsidRPr="00C51F00">
              <w:rPr>
                <w:sz w:val="22"/>
                <w:szCs w:val="22"/>
              </w:rPr>
              <w:t>Textbox</w:t>
            </w:r>
          </w:p>
        </w:tc>
        <w:tc>
          <w:tcPr>
            <w:tcW w:w="1066" w:type="dxa"/>
          </w:tcPr>
          <w:p w14:paraId="7CDBDB59" w14:textId="77777777" w:rsidR="00191F3D" w:rsidRPr="00C51F00" w:rsidRDefault="00191F3D" w:rsidP="00C851B9">
            <w:pPr>
              <w:ind w:left="0"/>
              <w:jc w:val="both"/>
              <w:rPr>
                <w:sz w:val="22"/>
                <w:szCs w:val="22"/>
              </w:rPr>
            </w:pPr>
            <w:r w:rsidRPr="00C51F00">
              <w:rPr>
                <w:sz w:val="22"/>
                <w:szCs w:val="22"/>
              </w:rPr>
              <w:t>Yes</w:t>
            </w:r>
          </w:p>
        </w:tc>
        <w:tc>
          <w:tcPr>
            <w:tcW w:w="1290" w:type="dxa"/>
          </w:tcPr>
          <w:p w14:paraId="197ADDBF" w14:textId="77777777" w:rsidR="00191F3D" w:rsidRPr="00C51F00" w:rsidRDefault="00191F3D" w:rsidP="00C851B9">
            <w:pPr>
              <w:ind w:left="0"/>
              <w:jc w:val="both"/>
              <w:rPr>
                <w:sz w:val="22"/>
                <w:szCs w:val="22"/>
              </w:rPr>
            </w:pPr>
            <w:r w:rsidRPr="00C51F00">
              <w:rPr>
                <w:sz w:val="22"/>
                <w:szCs w:val="22"/>
              </w:rPr>
              <w:t>Yes</w:t>
            </w:r>
          </w:p>
        </w:tc>
        <w:tc>
          <w:tcPr>
            <w:tcW w:w="1683" w:type="dxa"/>
          </w:tcPr>
          <w:p w14:paraId="199997F8" w14:textId="77777777" w:rsidR="00191F3D" w:rsidRPr="00C51F00" w:rsidRDefault="00191F3D" w:rsidP="00C851B9">
            <w:pPr>
              <w:ind w:left="0"/>
              <w:jc w:val="both"/>
              <w:rPr>
                <w:sz w:val="22"/>
                <w:szCs w:val="22"/>
              </w:rPr>
            </w:pPr>
            <w:r w:rsidRPr="00C51F00">
              <w:rPr>
                <w:sz w:val="22"/>
                <w:szCs w:val="22"/>
              </w:rPr>
              <w:t>100 characters</w:t>
            </w:r>
          </w:p>
        </w:tc>
        <w:tc>
          <w:tcPr>
            <w:tcW w:w="1770" w:type="dxa"/>
          </w:tcPr>
          <w:p w14:paraId="3467C5AF" w14:textId="77777777" w:rsidR="00191F3D" w:rsidRPr="00C51F00" w:rsidRDefault="00191F3D" w:rsidP="00C851B9">
            <w:pPr>
              <w:ind w:left="0"/>
              <w:jc w:val="both"/>
              <w:rPr>
                <w:sz w:val="22"/>
                <w:szCs w:val="22"/>
              </w:rPr>
            </w:pPr>
            <w:r w:rsidRPr="00C51F00">
              <w:rPr>
                <w:sz w:val="22"/>
                <w:szCs w:val="22"/>
              </w:rPr>
              <w:t>Required value must be shorter than 100 characters</w:t>
            </w:r>
          </w:p>
        </w:tc>
      </w:tr>
      <w:tr w:rsidR="00191F3D" w:rsidRPr="00C51F00" w14:paraId="03C72E12" w14:textId="77777777" w:rsidTr="006D25F9">
        <w:tc>
          <w:tcPr>
            <w:tcW w:w="988" w:type="dxa"/>
          </w:tcPr>
          <w:p w14:paraId="7F98A45E" w14:textId="77777777" w:rsidR="00191F3D" w:rsidRPr="00C51F00" w:rsidRDefault="00191F3D" w:rsidP="00C851B9">
            <w:pPr>
              <w:ind w:left="0"/>
              <w:jc w:val="both"/>
              <w:rPr>
                <w:sz w:val="22"/>
                <w:szCs w:val="22"/>
              </w:rPr>
            </w:pPr>
            <w:r w:rsidRPr="00C51F00">
              <w:rPr>
                <w:sz w:val="22"/>
                <w:szCs w:val="22"/>
              </w:rPr>
              <w:t>5</w:t>
            </w:r>
          </w:p>
        </w:tc>
        <w:tc>
          <w:tcPr>
            <w:tcW w:w="1303" w:type="dxa"/>
          </w:tcPr>
          <w:p w14:paraId="1DE6B9F0" w14:textId="77777777" w:rsidR="00191F3D" w:rsidRPr="00C51F00" w:rsidRDefault="00191F3D" w:rsidP="00C851B9">
            <w:pPr>
              <w:ind w:left="0"/>
              <w:jc w:val="both"/>
              <w:rPr>
                <w:sz w:val="22"/>
                <w:szCs w:val="22"/>
              </w:rPr>
            </w:pPr>
            <w:r w:rsidRPr="00C51F00">
              <w:rPr>
                <w:sz w:val="22"/>
                <w:szCs w:val="22"/>
              </w:rPr>
              <w:t>Confirm password</w:t>
            </w:r>
          </w:p>
        </w:tc>
        <w:tc>
          <w:tcPr>
            <w:tcW w:w="1183" w:type="dxa"/>
          </w:tcPr>
          <w:p w14:paraId="3777F58B" w14:textId="77777777" w:rsidR="00191F3D" w:rsidRPr="00C51F00" w:rsidRDefault="00191F3D" w:rsidP="00C851B9">
            <w:pPr>
              <w:ind w:left="0"/>
              <w:jc w:val="both"/>
              <w:rPr>
                <w:sz w:val="22"/>
                <w:szCs w:val="22"/>
              </w:rPr>
            </w:pPr>
            <w:r w:rsidRPr="00C51F00">
              <w:rPr>
                <w:sz w:val="22"/>
                <w:szCs w:val="22"/>
              </w:rPr>
              <w:t>Textbox</w:t>
            </w:r>
          </w:p>
        </w:tc>
        <w:tc>
          <w:tcPr>
            <w:tcW w:w="1066" w:type="dxa"/>
          </w:tcPr>
          <w:p w14:paraId="1013A8AB" w14:textId="77777777" w:rsidR="00191F3D" w:rsidRPr="00C51F00" w:rsidRDefault="00191F3D" w:rsidP="00C851B9">
            <w:pPr>
              <w:ind w:left="0"/>
              <w:jc w:val="both"/>
              <w:rPr>
                <w:sz w:val="22"/>
                <w:szCs w:val="22"/>
              </w:rPr>
            </w:pPr>
            <w:r w:rsidRPr="00C51F00">
              <w:rPr>
                <w:sz w:val="22"/>
                <w:szCs w:val="22"/>
              </w:rPr>
              <w:t>Yes</w:t>
            </w:r>
          </w:p>
        </w:tc>
        <w:tc>
          <w:tcPr>
            <w:tcW w:w="1290" w:type="dxa"/>
          </w:tcPr>
          <w:p w14:paraId="5D3A736C" w14:textId="77777777" w:rsidR="00191F3D" w:rsidRPr="00C51F00" w:rsidRDefault="00191F3D" w:rsidP="00C851B9">
            <w:pPr>
              <w:ind w:left="0"/>
              <w:jc w:val="both"/>
              <w:rPr>
                <w:sz w:val="22"/>
                <w:szCs w:val="22"/>
              </w:rPr>
            </w:pPr>
            <w:r w:rsidRPr="00C51F00">
              <w:rPr>
                <w:sz w:val="22"/>
                <w:szCs w:val="22"/>
              </w:rPr>
              <w:t>Yes</w:t>
            </w:r>
          </w:p>
        </w:tc>
        <w:tc>
          <w:tcPr>
            <w:tcW w:w="1683" w:type="dxa"/>
          </w:tcPr>
          <w:p w14:paraId="266AE521" w14:textId="77777777" w:rsidR="00191F3D" w:rsidRPr="00C51F00" w:rsidRDefault="00191F3D" w:rsidP="00C851B9">
            <w:pPr>
              <w:ind w:left="0"/>
              <w:jc w:val="both"/>
              <w:rPr>
                <w:sz w:val="22"/>
                <w:szCs w:val="22"/>
              </w:rPr>
            </w:pPr>
            <w:r w:rsidRPr="00C51F00">
              <w:rPr>
                <w:sz w:val="22"/>
                <w:szCs w:val="22"/>
              </w:rPr>
              <w:t>100 characters</w:t>
            </w:r>
          </w:p>
        </w:tc>
        <w:tc>
          <w:tcPr>
            <w:tcW w:w="1770" w:type="dxa"/>
          </w:tcPr>
          <w:p w14:paraId="6DE4F63B" w14:textId="77777777" w:rsidR="00191F3D" w:rsidRPr="00C51F00" w:rsidRDefault="00191F3D" w:rsidP="00C851B9">
            <w:pPr>
              <w:ind w:left="0"/>
              <w:jc w:val="both"/>
              <w:rPr>
                <w:sz w:val="22"/>
                <w:szCs w:val="22"/>
              </w:rPr>
            </w:pPr>
            <w:r w:rsidRPr="00C51F00">
              <w:rPr>
                <w:sz w:val="22"/>
                <w:szCs w:val="22"/>
              </w:rPr>
              <w:t xml:space="preserve">Required value must be shorter than 100 </w:t>
            </w:r>
            <w:r w:rsidRPr="00C51F00">
              <w:rPr>
                <w:sz w:val="22"/>
                <w:szCs w:val="22"/>
              </w:rPr>
              <w:lastRenderedPageBreak/>
              <w:t>characters</w:t>
            </w:r>
          </w:p>
        </w:tc>
      </w:tr>
      <w:tr w:rsidR="00191F3D" w:rsidRPr="00C51F00" w14:paraId="3FBE77F1" w14:textId="77777777" w:rsidTr="006D25F9">
        <w:tc>
          <w:tcPr>
            <w:tcW w:w="988" w:type="dxa"/>
          </w:tcPr>
          <w:p w14:paraId="0B3F2D1A" w14:textId="77777777" w:rsidR="00191F3D" w:rsidRPr="00C51F00" w:rsidRDefault="00191F3D" w:rsidP="00C851B9">
            <w:pPr>
              <w:ind w:left="0"/>
              <w:jc w:val="both"/>
              <w:rPr>
                <w:sz w:val="22"/>
                <w:szCs w:val="22"/>
              </w:rPr>
            </w:pPr>
            <w:r w:rsidRPr="00C51F00">
              <w:rPr>
                <w:sz w:val="22"/>
                <w:szCs w:val="22"/>
              </w:rPr>
              <w:lastRenderedPageBreak/>
              <w:t>6</w:t>
            </w:r>
          </w:p>
        </w:tc>
        <w:tc>
          <w:tcPr>
            <w:tcW w:w="1303" w:type="dxa"/>
          </w:tcPr>
          <w:p w14:paraId="11B1F9A4" w14:textId="77777777" w:rsidR="00191F3D" w:rsidRPr="00C51F00" w:rsidRDefault="00191F3D" w:rsidP="00C851B9">
            <w:pPr>
              <w:ind w:left="0"/>
              <w:jc w:val="both"/>
              <w:rPr>
                <w:sz w:val="22"/>
                <w:szCs w:val="22"/>
              </w:rPr>
            </w:pPr>
            <w:r w:rsidRPr="00C51F00">
              <w:rPr>
                <w:sz w:val="22"/>
                <w:szCs w:val="22"/>
              </w:rPr>
              <w:t>OTP</w:t>
            </w:r>
          </w:p>
        </w:tc>
        <w:tc>
          <w:tcPr>
            <w:tcW w:w="1183" w:type="dxa"/>
          </w:tcPr>
          <w:p w14:paraId="73C2CF15" w14:textId="77777777" w:rsidR="00191F3D" w:rsidRPr="00C51F00" w:rsidRDefault="00191F3D" w:rsidP="00C851B9">
            <w:pPr>
              <w:ind w:left="0"/>
              <w:jc w:val="both"/>
              <w:rPr>
                <w:sz w:val="22"/>
                <w:szCs w:val="22"/>
              </w:rPr>
            </w:pPr>
            <w:r w:rsidRPr="00C51F00">
              <w:rPr>
                <w:sz w:val="22"/>
                <w:szCs w:val="22"/>
              </w:rPr>
              <w:t>Textbox</w:t>
            </w:r>
          </w:p>
        </w:tc>
        <w:tc>
          <w:tcPr>
            <w:tcW w:w="1066" w:type="dxa"/>
          </w:tcPr>
          <w:p w14:paraId="138F55E9" w14:textId="77777777" w:rsidR="00191F3D" w:rsidRPr="00C51F00" w:rsidRDefault="00191F3D" w:rsidP="00C851B9">
            <w:pPr>
              <w:ind w:left="0"/>
              <w:jc w:val="both"/>
              <w:rPr>
                <w:sz w:val="22"/>
                <w:szCs w:val="22"/>
              </w:rPr>
            </w:pPr>
            <w:r w:rsidRPr="00C51F00">
              <w:rPr>
                <w:sz w:val="22"/>
                <w:szCs w:val="22"/>
              </w:rPr>
              <w:t>Yes</w:t>
            </w:r>
          </w:p>
        </w:tc>
        <w:tc>
          <w:tcPr>
            <w:tcW w:w="1290" w:type="dxa"/>
          </w:tcPr>
          <w:p w14:paraId="7CDF9A17" w14:textId="77777777" w:rsidR="00191F3D" w:rsidRPr="00C51F00" w:rsidRDefault="00191F3D" w:rsidP="00C851B9">
            <w:pPr>
              <w:ind w:left="0"/>
              <w:jc w:val="both"/>
              <w:rPr>
                <w:sz w:val="22"/>
                <w:szCs w:val="22"/>
              </w:rPr>
            </w:pPr>
            <w:r w:rsidRPr="00C51F00">
              <w:rPr>
                <w:sz w:val="22"/>
                <w:szCs w:val="22"/>
              </w:rPr>
              <w:t>Yes</w:t>
            </w:r>
          </w:p>
        </w:tc>
        <w:tc>
          <w:tcPr>
            <w:tcW w:w="1683" w:type="dxa"/>
          </w:tcPr>
          <w:p w14:paraId="29276B61" w14:textId="77777777" w:rsidR="00191F3D" w:rsidRPr="00C51F00" w:rsidRDefault="00191F3D" w:rsidP="00C851B9">
            <w:pPr>
              <w:ind w:left="0"/>
              <w:jc w:val="both"/>
              <w:rPr>
                <w:sz w:val="22"/>
                <w:szCs w:val="22"/>
              </w:rPr>
            </w:pPr>
            <w:r w:rsidRPr="00C51F00">
              <w:rPr>
                <w:sz w:val="22"/>
                <w:szCs w:val="22"/>
              </w:rPr>
              <w:t>6 characters</w:t>
            </w:r>
          </w:p>
        </w:tc>
        <w:tc>
          <w:tcPr>
            <w:tcW w:w="1770" w:type="dxa"/>
          </w:tcPr>
          <w:p w14:paraId="684F2800" w14:textId="77777777" w:rsidR="00191F3D" w:rsidRPr="00C51F00" w:rsidRDefault="00191F3D" w:rsidP="00C851B9">
            <w:pPr>
              <w:ind w:left="0"/>
              <w:jc w:val="both"/>
              <w:rPr>
                <w:sz w:val="22"/>
                <w:szCs w:val="22"/>
              </w:rPr>
            </w:pPr>
            <w:r w:rsidRPr="00C51F00">
              <w:rPr>
                <w:sz w:val="22"/>
                <w:szCs w:val="22"/>
              </w:rPr>
              <w:t>Required value must be 6 characters</w:t>
            </w:r>
          </w:p>
        </w:tc>
      </w:tr>
      <w:tr w:rsidR="00191F3D" w:rsidRPr="00C51F00" w14:paraId="471F8300" w14:textId="77777777" w:rsidTr="006D25F9">
        <w:tc>
          <w:tcPr>
            <w:tcW w:w="988" w:type="dxa"/>
          </w:tcPr>
          <w:p w14:paraId="090C40A1" w14:textId="77777777" w:rsidR="00191F3D" w:rsidRPr="00C51F00" w:rsidRDefault="00191F3D" w:rsidP="00C851B9">
            <w:pPr>
              <w:ind w:left="0"/>
              <w:jc w:val="both"/>
              <w:rPr>
                <w:sz w:val="22"/>
                <w:szCs w:val="22"/>
              </w:rPr>
            </w:pPr>
            <w:r w:rsidRPr="00C51F00">
              <w:rPr>
                <w:sz w:val="22"/>
                <w:szCs w:val="22"/>
              </w:rPr>
              <w:t>7</w:t>
            </w:r>
          </w:p>
        </w:tc>
        <w:tc>
          <w:tcPr>
            <w:tcW w:w="1303" w:type="dxa"/>
          </w:tcPr>
          <w:p w14:paraId="36181F6E" w14:textId="77777777" w:rsidR="00191F3D" w:rsidRPr="00C51F00" w:rsidRDefault="00191F3D" w:rsidP="00C851B9">
            <w:pPr>
              <w:ind w:left="0"/>
              <w:jc w:val="both"/>
              <w:rPr>
                <w:sz w:val="22"/>
                <w:szCs w:val="22"/>
              </w:rPr>
            </w:pPr>
            <w:r w:rsidRPr="00C51F00">
              <w:rPr>
                <w:sz w:val="22"/>
                <w:szCs w:val="22"/>
              </w:rPr>
              <w:t>Upload</w:t>
            </w:r>
          </w:p>
        </w:tc>
        <w:tc>
          <w:tcPr>
            <w:tcW w:w="1183" w:type="dxa"/>
          </w:tcPr>
          <w:p w14:paraId="567A889D" w14:textId="77777777" w:rsidR="00191F3D" w:rsidRPr="00C51F00" w:rsidRDefault="00191F3D" w:rsidP="00C851B9">
            <w:pPr>
              <w:ind w:left="0"/>
              <w:jc w:val="both"/>
              <w:rPr>
                <w:sz w:val="22"/>
                <w:szCs w:val="22"/>
              </w:rPr>
            </w:pPr>
            <w:r w:rsidRPr="00C51F00">
              <w:rPr>
                <w:sz w:val="22"/>
                <w:szCs w:val="22"/>
              </w:rPr>
              <w:t>Button</w:t>
            </w:r>
          </w:p>
        </w:tc>
        <w:tc>
          <w:tcPr>
            <w:tcW w:w="1066" w:type="dxa"/>
          </w:tcPr>
          <w:p w14:paraId="35D7DE14" w14:textId="77777777" w:rsidR="00191F3D" w:rsidRPr="00C51F00" w:rsidRDefault="00191F3D" w:rsidP="00C851B9">
            <w:pPr>
              <w:ind w:left="0"/>
              <w:jc w:val="both"/>
              <w:rPr>
                <w:sz w:val="22"/>
                <w:szCs w:val="22"/>
              </w:rPr>
            </w:pPr>
            <w:r w:rsidRPr="00C51F00">
              <w:rPr>
                <w:sz w:val="22"/>
                <w:szCs w:val="22"/>
              </w:rPr>
              <w:t>No</w:t>
            </w:r>
          </w:p>
        </w:tc>
        <w:tc>
          <w:tcPr>
            <w:tcW w:w="1290" w:type="dxa"/>
          </w:tcPr>
          <w:p w14:paraId="356F8673" w14:textId="77777777" w:rsidR="00191F3D" w:rsidRPr="00C51F00" w:rsidRDefault="00191F3D" w:rsidP="00C851B9">
            <w:pPr>
              <w:ind w:left="0"/>
              <w:jc w:val="both"/>
              <w:rPr>
                <w:sz w:val="22"/>
                <w:szCs w:val="22"/>
              </w:rPr>
            </w:pPr>
            <w:r w:rsidRPr="00C51F00">
              <w:rPr>
                <w:sz w:val="22"/>
                <w:szCs w:val="22"/>
              </w:rPr>
              <w:t>Yes</w:t>
            </w:r>
          </w:p>
        </w:tc>
        <w:tc>
          <w:tcPr>
            <w:tcW w:w="1683" w:type="dxa"/>
          </w:tcPr>
          <w:p w14:paraId="1285B3CF" w14:textId="77777777" w:rsidR="00191F3D" w:rsidRPr="00C51F00" w:rsidRDefault="00191F3D" w:rsidP="00C851B9">
            <w:pPr>
              <w:ind w:left="0"/>
              <w:jc w:val="both"/>
              <w:rPr>
                <w:sz w:val="22"/>
                <w:szCs w:val="22"/>
              </w:rPr>
            </w:pPr>
            <w:r w:rsidRPr="00C51F00">
              <w:rPr>
                <w:sz w:val="22"/>
                <w:szCs w:val="22"/>
              </w:rPr>
              <w:t>N/A</w:t>
            </w:r>
          </w:p>
        </w:tc>
        <w:tc>
          <w:tcPr>
            <w:tcW w:w="1770" w:type="dxa"/>
          </w:tcPr>
          <w:p w14:paraId="2E4FD15C" w14:textId="77777777" w:rsidR="00191F3D" w:rsidRPr="00C51F00" w:rsidRDefault="00191F3D" w:rsidP="00C851B9">
            <w:pPr>
              <w:ind w:left="0"/>
              <w:jc w:val="both"/>
              <w:rPr>
                <w:sz w:val="22"/>
                <w:szCs w:val="22"/>
              </w:rPr>
            </w:pPr>
            <w:r w:rsidRPr="00C51F00">
              <w:rPr>
                <w:sz w:val="22"/>
                <w:szCs w:val="22"/>
              </w:rPr>
              <w:t>After click on this button, system will navigate to user device folder for user to choose which folder to upload</w:t>
            </w:r>
          </w:p>
        </w:tc>
      </w:tr>
      <w:tr w:rsidR="00191F3D" w:rsidRPr="00C51F00" w14:paraId="36AD2459" w14:textId="77777777" w:rsidTr="006D25F9">
        <w:tc>
          <w:tcPr>
            <w:tcW w:w="988" w:type="dxa"/>
          </w:tcPr>
          <w:p w14:paraId="1EF162E8" w14:textId="77777777" w:rsidR="00191F3D" w:rsidRPr="00C51F00" w:rsidRDefault="00191F3D" w:rsidP="00C851B9">
            <w:pPr>
              <w:ind w:left="0"/>
              <w:jc w:val="both"/>
              <w:rPr>
                <w:sz w:val="22"/>
                <w:szCs w:val="22"/>
              </w:rPr>
            </w:pPr>
            <w:r w:rsidRPr="00C51F00">
              <w:rPr>
                <w:sz w:val="22"/>
                <w:szCs w:val="22"/>
              </w:rPr>
              <w:t>8</w:t>
            </w:r>
          </w:p>
        </w:tc>
        <w:tc>
          <w:tcPr>
            <w:tcW w:w="1303" w:type="dxa"/>
          </w:tcPr>
          <w:p w14:paraId="2D6C11D5" w14:textId="77777777" w:rsidR="00191F3D" w:rsidRPr="00C51F00" w:rsidRDefault="00191F3D" w:rsidP="00C851B9">
            <w:pPr>
              <w:ind w:left="0"/>
              <w:jc w:val="both"/>
              <w:rPr>
                <w:sz w:val="22"/>
                <w:szCs w:val="22"/>
              </w:rPr>
            </w:pPr>
            <w:r w:rsidRPr="00C51F00">
              <w:rPr>
                <w:sz w:val="22"/>
                <w:szCs w:val="22"/>
              </w:rPr>
              <w:t>Submit</w:t>
            </w:r>
          </w:p>
        </w:tc>
        <w:tc>
          <w:tcPr>
            <w:tcW w:w="1183" w:type="dxa"/>
          </w:tcPr>
          <w:p w14:paraId="25F4F105" w14:textId="77777777" w:rsidR="00191F3D" w:rsidRPr="00C51F00" w:rsidRDefault="00191F3D" w:rsidP="00C851B9">
            <w:pPr>
              <w:ind w:left="0"/>
              <w:jc w:val="both"/>
              <w:rPr>
                <w:sz w:val="22"/>
                <w:szCs w:val="22"/>
              </w:rPr>
            </w:pPr>
            <w:r w:rsidRPr="00C51F00">
              <w:rPr>
                <w:sz w:val="22"/>
                <w:szCs w:val="22"/>
              </w:rPr>
              <w:t>Button</w:t>
            </w:r>
          </w:p>
        </w:tc>
        <w:tc>
          <w:tcPr>
            <w:tcW w:w="1066" w:type="dxa"/>
          </w:tcPr>
          <w:p w14:paraId="40CF2216" w14:textId="77777777" w:rsidR="00191F3D" w:rsidRPr="00C51F00" w:rsidRDefault="00191F3D" w:rsidP="00C851B9">
            <w:pPr>
              <w:ind w:left="0"/>
              <w:jc w:val="both"/>
              <w:rPr>
                <w:sz w:val="22"/>
                <w:szCs w:val="22"/>
              </w:rPr>
            </w:pPr>
            <w:r w:rsidRPr="00C51F00">
              <w:rPr>
                <w:sz w:val="22"/>
                <w:szCs w:val="22"/>
              </w:rPr>
              <w:t>No</w:t>
            </w:r>
          </w:p>
        </w:tc>
        <w:tc>
          <w:tcPr>
            <w:tcW w:w="1290" w:type="dxa"/>
          </w:tcPr>
          <w:p w14:paraId="655B7497" w14:textId="77777777" w:rsidR="00191F3D" w:rsidRPr="00C51F00" w:rsidRDefault="00191F3D" w:rsidP="00C851B9">
            <w:pPr>
              <w:ind w:left="0"/>
              <w:jc w:val="both"/>
              <w:rPr>
                <w:sz w:val="22"/>
                <w:szCs w:val="22"/>
              </w:rPr>
            </w:pPr>
            <w:r w:rsidRPr="00C51F00">
              <w:rPr>
                <w:sz w:val="22"/>
                <w:szCs w:val="22"/>
              </w:rPr>
              <w:t>Yes</w:t>
            </w:r>
          </w:p>
        </w:tc>
        <w:tc>
          <w:tcPr>
            <w:tcW w:w="1683" w:type="dxa"/>
          </w:tcPr>
          <w:p w14:paraId="0094B374" w14:textId="77777777" w:rsidR="00191F3D" w:rsidRPr="00C51F00" w:rsidRDefault="00191F3D" w:rsidP="00C851B9">
            <w:pPr>
              <w:ind w:left="0"/>
              <w:jc w:val="both"/>
              <w:rPr>
                <w:sz w:val="22"/>
                <w:szCs w:val="22"/>
              </w:rPr>
            </w:pPr>
            <w:r w:rsidRPr="00C51F00">
              <w:rPr>
                <w:sz w:val="22"/>
                <w:szCs w:val="22"/>
              </w:rPr>
              <w:t>N/A</w:t>
            </w:r>
          </w:p>
        </w:tc>
        <w:tc>
          <w:tcPr>
            <w:tcW w:w="1770" w:type="dxa"/>
          </w:tcPr>
          <w:p w14:paraId="63B52083" w14:textId="77777777" w:rsidR="00191F3D" w:rsidRPr="00C51F00" w:rsidRDefault="00191F3D" w:rsidP="00C851B9">
            <w:pPr>
              <w:ind w:left="0"/>
              <w:jc w:val="both"/>
              <w:rPr>
                <w:sz w:val="22"/>
                <w:szCs w:val="22"/>
              </w:rPr>
            </w:pPr>
            <w:r w:rsidRPr="00C51F00">
              <w:rPr>
                <w:sz w:val="22"/>
                <w:szCs w:val="22"/>
              </w:rPr>
              <w:t>After click on this button, system will navigate to website screen</w:t>
            </w:r>
          </w:p>
        </w:tc>
      </w:tr>
      <w:tr w:rsidR="00191F3D" w:rsidRPr="00C51F00" w14:paraId="4765D390" w14:textId="77777777" w:rsidTr="006D25F9">
        <w:tc>
          <w:tcPr>
            <w:tcW w:w="988" w:type="dxa"/>
          </w:tcPr>
          <w:p w14:paraId="2B5838B5" w14:textId="77777777" w:rsidR="00191F3D" w:rsidRPr="00C51F00" w:rsidRDefault="00191F3D" w:rsidP="00C851B9">
            <w:pPr>
              <w:ind w:left="0"/>
              <w:jc w:val="both"/>
              <w:rPr>
                <w:sz w:val="22"/>
                <w:szCs w:val="22"/>
              </w:rPr>
            </w:pPr>
            <w:r w:rsidRPr="00C51F00">
              <w:rPr>
                <w:sz w:val="22"/>
                <w:szCs w:val="22"/>
              </w:rPr>
              <w:t>9</w:t>
            </w:r>
          </w:p>
        </w:tc>
        <w:tc>
          <w:tcPr>
            <w:tcW w:w="1303" w:type="dxa"/>
          </w:tcPr>
          <w:p w14:paraId="72845171" w14:textId="77777777" w:rsidR="00191F3D" w:rsidRPr="00C51F00" w:rsidRDefault="00191F3D" w:rsidP="00C851B9">
            <w:pPr>
              <w:ind w:left="0"/>
              <w:jc w:val="both"/>
              <w:rPr>
                <w:sz w:val="22"/>
                <w:szCs w:val="22"/>
              </w:rPr>
            </w:pPr>
            <w:r w:rsidRPr="00C51F00">
              <w:rPr>
                <w:sz w:val="22"/>
                <w:szCs w:val="22"/>
              </w:rPr>
              <w:t>Cancel</w:t>
            </w:r>
          </w:p>
        </w:tc>
        <w:tc>
          <w:tcPr>
            <w:tcW w:w="1183" w:type="dxa"/>
          </w:tcPr>
          <w:p w14:paraId="59354626" w14:textId="77777777" w:rsidR="00191F3D" w:rsidRPr="00C51F00" w:rsidRDefault="00191F3D" w:rsidP="00C851B9">
            <w:pPr>
              <w:ind w:left="0"/>
              <w:jc w:val="both"/>
              <w:rPr>
                <w:sz w:val="22"/>
                <w:szCs w:val="22"/>
              </w:rPr>
            </w:pPr>
            <w:r w:rsidRPr="00C51F00">
              <w:rPr>
                <w:sz w:val="22"/>
                <w:szCs w:val="22"/>
              </w:rPr>
              <w:t>Button</w:t>
            </w:r>
          </w:p>
        </w:tc>
        <w:tc>
          <w:tcPr>
            <w:tcW w:w="1066" w:type="dxa"/>
          </w:tcPr>
          <w:p w14:paraId="6BD1016F" w14:textId="77777777" w:rsidR="00191F3D" w:rsidRPr="00C51F00" w:rsidRDefault="00191F3D" w:rsidP="00C851B9">
            <w:pPr>
              <w:ind w:left="0"/>
              <w:jc w:val="both"/>
              <w:rPr>
                <w:sz w:val="22"/>
                <w:szCs w:val="22"/>
              </w:rPr>
            </w:pPr>
            <w:r w:rsidRPr="00C51F00">
              <w:rPr>
                <w:sz w:val="22"/>
                <w:szCs w:val="22"/>
              </w:rPr>
              <w:t>No</w:t>
            </w:r>
          </w:p>
        </w:tc>
        <w:tc>
          <w:tcPr>
            <w:tcW w:w="1290" w:type="dxa"/>
          </w:tcPr>
          <w:p w14:paraId="4C30F32A" w14:textId="77777777" w:rsidR="00191F3D" w:rsidRPr="00C51F00" w:rsidRDefault="00191F3D" w:rsidP="00C851B9">
            <w:pPr>
              <w:ind w:left="0"/>
              <w:jc w:val="both"/>
              <w:rPr>
                <w:sz w:val="22"/>
                <w:szCs w:val="22"/>
              </w:rPr>
            </w:pPr>
            <w:r w:rsidRPr="00C51F00">
              <w:rPr>
                <w:sz w:val="22"/>
                <w:szCs w:val="22"/>
              </w:rPr>
              <w:t>Yes</w:t>
            </w:r>
          </w:p>
        </w:tc>
        <w:tc>
          <w:tcPr>
            <w:tcW w:w="1683" w:type="dxa"/>
          </w:tcPr>
          <w:p w14:paraId="0CED6535" w14:textId="77777777" w:rsidR="00191F3D" w:rsidRPr="00C51F00" w:rsidRDefault="00191F3D" w:rsidP="00C851B9">
            <w:pPr>
              <w:ind w:left="0"/>
              <w:jc w:val="both"/>
              <w:rPr>
                <w:sz w:val="22"/>
                <w:szCs w:val="22"/>
              </w:rPr>
            </w:pPr>
            <w:r w:rsidRPr="00C51F00">
              <w:rPr>
                <w:sz w:val="22"/>
                <w:szCs w:val="22"/>
              </w:rPr>
              <w:t>N/A</w:t>
            </w:r>
          </w:p>
        </w:tc>
        <w:tc>
          <w:tcPr>
            <w:tcW w:w="1770" w:type="dxa"/>
          </w:tcPr>
          <w:p w14:paraId="0A5058A8" w14:textId="77777777" w:rsidR="00191F3D" w:rsidRPr="00C51F00" w:rsidRDefault="00191F3D" w:rsidP="00C851B9">
            <w:pPr>
              <w:ind w:left="0"/>
              <w:jc w:val="both"/>
              <w:rPr>
                <w:sz w:val="22"/>
                <w:szCs w:val="22"/>
              </w:rPr>
            </w:pPr>
            <w:r w:rsidRPr="00C51F00">
              <w:rPr>
                <w:sz w:val="22"/>
                <w:szCs w:val="22"/>
              </w:rPr>
              <w:t>After click on this button, system will navigate back to Add/Edit/Delete profile screen</w:t>
            </w:r>
          </w:p>
        </w:tc>
      </w:tr>
    </w:tbl>
    <w:p w14:paraId="1F527180" w14:textId="77777777" w:rsidR="00191F3D" w:rsidRPr="00191F3D" w:rsidRDefault="00191F3D" w:rsidP="00C851B9">
      <w:pPr>
        <w:ind w:left="0"/>
        <w:jc w:val="both"/>
        <w:rPr>
          <w:b/>
          <w:i/>
          <w:sz w:val="26"/>
          <w:szCs w:val="26"/>
          <w:lang w:val="en"/>
        </w:rPr>
      </w:pPr>
    </w:p>
    <w:p w14:paraId="11569719" w14:textId="77777777" w:rsidR="00191F3D" w:rsidRPr="00C51F00" w:rsidRDefault="00191F3D" w:rsidP="00C851B9">
      <w:pPr>
        <w:ind w:left="0"/>
        <w:jc w:val="both"/>
      </w:pPr>
    </w:p>
    <w:p w14:paraId="41EF5919" w14:textId="631EB8A0" w:rsidR="00191F3D" w:rsidRPr="00C51F00" w:rsidRDefault="00191F3D" w:rsidP="00C851B9">
      <w:pPr>
        <w:pStyle w:val="Heading3"/>
        <w:numPr>
          <w:ilvl w:val="2"/>
          <w:numId w:val="37"/>
        </w:numPr>
        <w:rPr>
          <w:rStyle w:val="q4iawc"/>
          <w:rFonts w:ascii="Times New Roman" w:hAnsi="Times New Roman"/>
          <w:b w:val="0"/>
          <w:sz w:val="26"/>
          <w:szCs w:val="26"/>
          <w:lang w:val="en"/>
        </w:rPr>
      </w:pPr>
      <w:bookmarkStart w:id="51" w:name="_Toc108703282"/>
      <w:bookmarkStart w:id="52" w:name="_Toc108703913"/>
      <w:bookmarkStart w:id="53" w:name="_Toc109029753"/>
      <w:bookmarkStart w:id="54" w:name="_Toc109030044"/>
      <w:bookmarkStart w:id="55" w:name="_Toc109314461"/>
      <w:r w:rsidRPr="00C51F00">
        <w:rPr>
          <w:rStyle w:val="q4iawc"/>
          <w:rFonts w:ascii="Times New Roman" w:hAnsi="Times New Roman"/>
          <w:sz w:val="26"/>
          <w:szCs w:val="26"/>
          <w:lang w:val="en"/>
        </w:rPr>
        <w:lastRenderedPageBreak/>
        <w:t>Business Flow Chart</w:t>
      </w:r>
      <w:bookmarkEnd w:id="51"/>
      <w:bookmarkEnd w:id="52"/>
      <w:bookmarkEnd w:id="53"/>
      <w:bookmarkEnd w:id="54"/>
      <w:bookmarkEnd w:id="55"/>
    </w:p>
    <w:p w14:paraId="1639E4B5" w14:textId="77777777" w:rsidR="00191F3D" w:rsidRPr="00C51F00" w:rsidRDefault="00191F3D" w:rsidP="00C851B9">
      <w:pPr>
        <w:keepNext/>
        <w:jc w:val="both"/>
      </w:pPr>
      <w:r w:rsidRPr="00C51F00">
        <w:rPr>
          <w:noProof/>
          <w:snapToGrid/>
        </w:rPr>
        <w:drawing>
          <wp:inline distT="0" distB="0" distL="0" distR="0" wp14:anchorId="72939F68" wp14:editId="24574F52">
            <wp:extent cx="5941695" cy="67760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euDoLuong_ManageProfile_User.png"/>
                    <pic:cNvPicPr/>
                  </pic:nvPicPr>
                  <pic:blipFill>
                    <a:blip r:embed="rId24">
                      <a:extLst>
                        <a:ext uri="{28A0092B-C50C-407E-A947-70E740481C1C}">
                          <a14:useLocalDpi xmlns:a14="http://schemas.microsoft.com/office/drawing/2010/main" val="0"/>
                        </a:ext>
                      </a:extLst>
                    </a:blip>
                    <a:stretch>
                      <a:fillRect/>
                    </a:stretch>
                  </pic:blipFill>
                  <pic:spPr>
                    <a:xfrm>
                      <a:off x="0" y="0"/>
                      <a:ext cx="5941695" cy="6776085"/>
                    </a:xfrm>
                    <a:prstGeom prst="rect">
                      <a:avLst/>
                    </a:prstGeom>
                  </pic:spPr>
                </pic:pic>
              </a:graphicData>
            </a:graphic>
          </wp:inline>
        </w:drawing>
      </w:r>
    </w:p>
    <w:p w14:paraId="4607B850" w14:textId="77777777" w:rsidR="00191F3D" w:rsidRPr="00C51F00" w:rsidRDefault="00191F3D" w:rsidP="009D6707">
      <w:pPr>
        <w:pStyle w:val="Caption"/>
        <w:jc w:val="center"/>
        <w:rPr>
          <w:rFonts w:ascii="Times New Roman" w:hAnsi="Times New Roman"/>
          <w:i/>
          <w:lang w:val="en"/>
        </w:rPr>
      </w:pPr>
      <w:r w:rsidRPr="00C51F00">
        <w:rPr>
          <w:rFonts w:ascii="Times New Roman" w:hAnsi="Times New Roman"/>
          <w:i/>
        </w:rPr>
        <w:t>Manage Profile as User</w:t>
      </w:r>
    </w:p>
    <w:p w14:paraId="3136B69F" w14:textId="7A012337" w:rsidR="00191F3D" w:rsidRPr="00C51F00" w:rsidRDefault="007F0343" w:rsidP="00C851B9">
      <w:pPr>
        <w:keepNext/>
        <w:jc w:val="both"/>
      </w:pPr>
      <w:r>
        <w:rPr>
          <w:noProof/>
          <w:snapToGrid/>
        </w:rPr>
        <w:lastRenderedPageBreak/>
        <w:drawing>
          <wp:inline distT="0" distB="0" distL="0" distR="0" wp14:anchorId="18B0E334" wp14:editId="29586933">
            <wp:extent cx="5941695" cy="677608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euDoLuong_ManageProfile_User(HR)_HRM.png"/>
                    <pic:cNvPicPr/>
                  </pic:nvPicPr>
                  <pic:blipFill>
                    <a:blip r:embed="rId25">
                      <a:extLst>
                        <a:ext uri="{28A0092B-C50C-407E-A947-70E740481C1C}">
                          <a14:useLocalDpi xmlns:a14="http://schemas.microsoft.com/office/drawing/2010/main" val="0"/>
                        </a:ext>
                      </a:extLst>
                    </a:blip>
                    <a:stretch>
                      <a:fillRect/>
                    </a:stretch>
                  </pic:blipFill>
                  <pic:spPr>
                    <a:xfrm>
                      <a:off x="0" y="0"/>
                      <a:ext cx="5941695" cy="6776085"/>
                    </a:xfrm>
                    <a:prstGeom prst="rect">
                      <a:avLst/>
                    </a:prstGeom>
                  </pic:spPr>
                </pic:pic>
              </a:graphicData>
            </a:graphic>
          </wp:inline>
        </w:drawing>
      </w:r>
    </w:p>
    <w:p w14:paraId="1B08B846" w14:textId="493AEA20" w:rsidR="00191F3D" w:rsidRDefault="007F0343" w:rsidP="009D6707">
      <w:pPr>
        <w:pStyle w:val="Caption"/>
        <w:jc w:val="center"/>
        <w:rPr>
          <w:rFonts w:ascii="Times New Roman" w:hAnsi="Times New Roman"/>
          <w:i/>
        </w:rPr>
      </w:pPr>
      <w:r>
        <w:rPr>
          <w:rFonts w:ascii="Times New Roman" w:hAnsi="Times New Roman"/>
          <w:i/>
        </w:rPr>
        <w:t>Manage Profile as User (HR)</w:t>
      </w:r>
    </w:p>
    <w:p w14:paraId="359A6B08" w14:textId="77777777" w:rsidR="007F0343" w:rsidRDefault="007F0343" w:rsidP="00C851B9">
      <w:pPr>
        <w:keepNext/>
        <w:jc w:val="both"/>
      </w:pPr>
      <w:r>
        <w:rPr>
          <w:noProof/>
          <w:snapToGrid/>
        </w:rPr>
        <w:lastRenderedPageBreak/>
        <w:drawing>
          <wp:inline distT="0" distB="0" distL="0" distR="0" wp14:anchorId="6A964479" wp14:editId="0A36B9C2">
            <wp:extent cx="5941695" cy="67760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euDoLuong_ManageProfile_Admin.png"/>
                    <pic:cNvPicPr/>
                  </pic:nvPicPr>
                  <pic:blipFill>
                    <a:blip r:embed="rId26">
                      <a:extLst>
                        <a:ext uri="{28A0092B-C50C-407E-A947-70E740481C1C}">
                          <a14:useLocalDpi xmlns:a14="http://schemas.microsoft.com/office/drawing/2010/main" val="0"/>
                        </a:ext>
                      </a:extLst>
                    </a:blip>
                    <a:stretch>
                      <a:fillRect/>
                    </a:stretch>
                  </pic:blipFill>
                  <pic:spPr>
                    <a:xfrm>
                      <a:off x="0" y="0"/>
                      <a:ext cx="5941695" cy="6776085"/>
                    </a:xfrm>
                    <a:prstGeom prst="rect">
                      <a:avLst/>
                    </a:prstGeom>
                  </pic:spPr>
                </pic:pic>
              </a:graphicData>
            </a:graphic>
          </wp:inline>
        </w:drawing>
      </w:r>
    </w:p>
    <w:p w14:paraId="3ED0FF39" w14:textId="70ED92F3" w:rsidR="007F0343" w:rsidRPr="007F0343" w:rsidRDefault="007F0343" w:rsidP="009D6707">
      <w:pPr>
        <w:pStyle w:val="Caption"/>
        <w:jc w:val="center"/>
        <w:rPr>
          <w:rFonts w:ascii="Times New Roman" w:hAnsi="Times New Roman"/>
          <w:i/>
          <w:sz w:val="26"/>
          <w:szCs w:val="26"/>
        </w:rPr>
      </w:pPr>
      <w:r w:rsidRPr="007F0343">
        <w:rPr>
          <w:rFonts w:ascii="Times New Roman" w:hAnsi="Times New Roman"/>
          <w:i/>
          <w:sz w:val="26"/>
          <w:szCs w:val="26"/>
        </w:rPr>
        <w:t>Manage profile as Admin</w:t>
      </w:r>
    </w:p>
    <w:p w14:paraId="389205FC" w14:textId="32114282" w:rsidR="00191F3D" w:rsidRPr="00C51F00" w:rsidRDefault="00191F3D" w:rsidP="00C851B9">
      <w:pPr>
        <w:pStyle w:val="Heading3"/>
        <w:numPr>
          <w:ilvl w:val="2"/>
          <w:numId w:val="36"/>
        </w:numPr>
        <w:rPr>
          <w:rStyle w:val="q4iawc"/>
          <w:rFonts w:ascii="Times New Roman" w:hAnsi="Times New Roman"/>
          <w:b w:val="0"/>
          <w:sz w:val="26"/>
          <w:szCs w:val="26"/>
          <w:lang w:val="en"/>
        </w:rPr>
      </w:pPr>
      <w:bookmarkStart w:id="56" w:name="_Toc108703283"/>
      <w:bookmarkStart w:id="57" w:name="_Toc108703914"/>
      <w:bookmarkStart w:id="58" w:name="_Toc109029754"/>
      <w:bookmarkStart w:id="59" w:name="_Toc109030045"/>
      <w:bookmarkStart w:id="60" w:name="_Toc109314462"/>
      <w:r w:rsidRPr="00C51F00">
        <w:rPr>
          <w:rStyle w:val="q4iawc"/>
          <w:rFonts w:ascii="Times New Roman" w:hAnsi="Times New Roman"/>
          <w:sz w:val="26"/>
          <w:szCs w:val="26"/>
          <w:lang w:val="en"/>
        </w:rPr>
        <w:t>Detail description of the business flow</w:t>
      </w:r>
      <w:bookmarkEnd w:id="56"/>
      <w:bookmarkEnd w:id="57"/>
      <w:bookmarkEnd w:id="58"/>
      <w:bookmarkEnd w:id="59"/>
      <w:bookmarkEnd w:id="60"/>
    </w:p>
    <w:p w14:paraId="54FC62FF" w14:textId="77777777" w:rsidR="00191F3D" w:rsidRPr="00C51F00" w:rsidRDefault="00191F3D" w:rsidP="00C851B9">
      <w:pPr>
        <w:pStyle w:val="ListParagraph"/>
        <w:numPr>
          <w:ilvl w:val="0"/>
          <w:numId w:val="33"/>
        </w:numPr>
        <w:jc w:val="both"/>
        <w:rPr>
          <w:sz w:val="26"/>
          <w:szCs w:val="26"/>
          <w:lang w:val="en"/>
        </w:rPr>
      </w:pPr>
      <w:r w:rsidRPr="00C51F00">
        <w:rPr>
          <w:sz w:val="26"/>
          <w:szCs w:val="26"/>
          <w:lang w:val="en"/>
        </w:rPr>
        <w:t>Manage profile as User</w:t>
      </w:r>
    </w:p>
    <w:p w14:paraId="716EB14B" w14:textId="77777777" w:rsidR="00191F3D" w:rsidRPr="00C51F00" w:rsidRDefault="00191F3D" w:rsidP="00C851B9">
      <w:pPr>
        <w:ind w:left="0"/>
        <w:jc w:val="both"/>
        <w:rPr>
          <w:sz w:val="26"/>
          <w:szCs w:val="26"/>
          <w:lang w:val="en"/>
        </w:rPr>
      </w:pPr>
      <w:r w:rsidRPr="00C51F00">
        <w:rPr>
          <w:sz w:val="26"/>
          <w:szCs w:val="26"/>
          <w:lang w:val="en"/>
        </w:rPr>
        <w:t>- Index</w:t>
      </w:r>
    </w:p>
    <w:p w14:paraId="3E947039" w14:textId="77777777" w:rsidR="00191F3D" w:rsidRPr="00C51F00" w:rsidRDefault="00191F3D" w:rsidP="00C851B9">
      <w:pPr>
        <w:ind w:left="0"/>
        <w:jc w:val="both"/>
        <w:rPr>
          <w:sz w:val="26"/>
          <w:szCs w:val="26"/>
          <w:lang w:val="en"/>
        </w:rPr>
      </w:pPr>
      <w:r w:rsidRPr="00C51F00">
        <w:rPr>
          <w:sz w:val="26"/>
          <w:szCs w:val="26"/>
          <w:lang w:val="en"/>
        </w:rPr>
        <w:t>Step 1: User go to manage profile page</w:t>
      </w:r>
    </w:p>
    <w:p w14:paraId="5FA21CC9" w14:textId="77777777" w:rsidR="00191F3D" w:rsidRPr="00C51F00" w:rsidRDefault="00191F3D" w:rsidP="00C851B9">
      <w:pPr>
        <w:ind w:left="0"/>
        <w:jc w:val="both"/>
        <w:rPr>
          <w:sz w:val="26"/>
          <w:szCs w:val="26"/>
          <w:lang w:val="en"/>
        </w:rPr>
      </w:pPr>
      <w:r w:rsidRPr="00C51F00">
        <w:rPr>
          <w:sz w:val="26"/>
          <w:szCs w:val="26"/>
          <w:lang w:val="en"/>
        </w:rPr>
        <w:lastRenderedPageBreak/>
        <w:t>Step 2: System executes a query to get all information of that user and show it on the page</w:t>
      </w:r>
    </w:p>
    <w:p w14:paraId="6937424E" w14:textId="77777777" w:rsidR="00191F3D" w:rsidRPr="00C51F00" w:rsidRDefault="00191F3D" w:rsidP="00C851B9">
      <w:pPr>
        <w:ind w:left="0"/>
        <w:jc w:val="both"/>
        <w:rPr>
          <w:sz w:val="26"/>
          <w:szCs w:val="26"/>
          <w:lang w:val="en"/>
        </w:rPr>
      </w:pPr>
      <w:r w:rsidRPr="00C51F00">
        <w:rPr>
          <w:sz w:val="26"/>
          <w:szCs w:val="26"/>
          <w:lang w:val="en"/>
        </w:rPr>
        <w:t>- Edit</w:t>
      </w:r>
    </w:p>
    <w:p w14:paraId="07F78AC6" w14:textId="77777777" w:rsidR="00191F3D" w:rsidRPr="00C51F00" w:rsidRDefault="00191F3D" w:rsidP="00C851B9">
      <w:pPr>
        <w:ind w:left="0"/>
        <w:jc w:val="both"/>
        <w:rPr>
          <w:sz w:val="26"/>
          <w:szCs w:val="26"/>
          <w:lang w:val="en"/>
        </w:rPr>
      </w:pPr>
      <w:r w:rsidRPr="00C51F00">
        <w:rPr>
          <w:sz w:val="26"/>
          <w:szCs w:val="26"/>
          <w:lang w:val="en"/>
        </w:rPr>
        <w:t xml:space="preserve">Step 1: User click on the edit button in the profile list (Index), system will navigate to edit information page </w:t>
      </w:r>
    </w:p>
    <w:p w14:paraId="3E9378A4" w14:textId="77777777" w:rsidR="00191F3D" w:rsidRPr="00C51F00" w:rsidRDefault="00191F3D" w:rsidP="00C851B9">
      <w:pPr>
        <w:ind w:left="0"/>
        <w:jc w:val="both"/>
        <w:rPr>
          <w:sz w:val="26"/>
          <w:szCs w:val="26"/>
          <w:lang w:val="en"/>
        </w:rPr>
      </w:pPr>
      <w:r w:rsidRPr="00C51F00">
        <w:rPr>
          <w:sz w:val="26"/>
          <w:szCs w:val="26"/>
          <w:lang w:val="en"/>
        </w:rPr>
        <w:t>Step 2: User input data in the information name textbox (user can only allow to change email/ password)</w:t>
      </w:r>
    </w:p>
    <w:p w14:paraId="3A87F396" w14:textId="77777777" w:rsidR="00191F3D" w:rsidRPr="00C51F00" w:rsidRDefault="00191F3D" w:rsidP="00C851B9">
      <w:pPr>
        <w:ind w:left="0"/>
        <w:jc w:val="both"/>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Pr="00C51F00">
        <w:rPr>
          <w:sz w:val="26"/>
          <w:szCs w:val="26"/>
          <w:lang w:val="en"/>
        </w:rPr>
        <w:t>,then</w:t>
      </w:r>
      <w:proofErr w:type="spellEnd"/>
      <w:proofErr w:type="gramEnd"/>
      <w:r w:rsidRPr="00C51F00">
        <w:rPr>
          <w:sz w:val="26"/>
          <w:szCs w:val="26"/>
          <w:lang w:val="en"/>
        </w:rPr>
        <w:t xml:space="preserve"> go to next step</w:t>
      </w:r>
    </w:p>
    <w:p w14:paraId="0C988A53" w14:textId="77777777" w:rsidR="00191F3D" w:rsidRPr="00C51F00" w:rsidRDefault="00191F3D" w:rsidP="00C851B9">
      <w:pPr>
        <w:ind w:left="0"/>
        <w:jc w:val="both"/>
        <w:rPr>
          <w:sz w:val="26"/>
          <w:szCs w:val="26"/>
          <w:lang w:val="en"/>
        </w:rPr>
      </w:pPr>
      <w:r w:rsidRPr="00C51F00">
        <w:rPr>
          <w:sz w:val="26"/>
          <w:szCs w:val="26"/>
          <w:lang w:val="en"/>
        </w:rPr>
        <w:t>Step 4: System perform update new information</w:t>
      </w:r>
    </w:p>
    <w:p w14:paraId="52FF5AE8" w14:textId="77777777" w:rsidR="00191F3D" w:rsidRPr="00C51F00" w:rsidRDefault="00191F3D" w:rsidP="00C851B9">
      <w:pPr>
        <w:ind w:left="0"/>
        <w:jc w:val="both"/>
        <w:rPr>
          <w:sz w:val="26"/>
          <w:szCs w:val="26"/>
          <w:lang w:val="en"/>
        </w:rPr>
      </w:pPr>
      <w:r w:rsidRPr="00C51F00">
        <w:rPr>
          <w:sz w:val="26"/>
          <w:szCs w:val="26"/>
          <w:lang w:val="en"/>
        </w:rPr>
        <w:t>Step 5: System show a message on the screen: "Email has been changed" or “Password has been changed"</w:t>
      </w:r>
    </w:p>
    <w:p w14:paraId="294F5E6F" w14:textId="77777777" w:rsidR="00191F3D" w:rsidRPr="00C51F00" w:rsidRDefault="00191F3D" w:rsidP="00C851B9">
      <w:pPr>
        <w:ind w:left="0"/>
        <w:jc w:val="both"/>
        <w:rPr>
          <w:sz w:val="26"/>
          <w:szCs w:val="26"/>
          <w:lang w:val="en"/>
        </w:rPr>
      </w:pPr>
      <w:r w:rsidRPr="00C51F00">
        <w:rPr>
          <w:sz w:val="26"/>
          <w:szCs w:val="26"/>
          <w:lang w:val="en"/>
        </w:rPr>
        <w:t>Step 6: Back to Index page</w:t>
      </w:r>
    </w:p>
    <w:p w14:paraId="64E68E3B" w14:textId="6ADF8005" w:rsidR="00191F3D" w:rsidRPr="00C51F00" w:rsidRDefault="00191F3D" w:rsidP="00C851B9">
      <w:pPr>
        <w:pStyle w:val="ListParagraph"/>
        <w:numPr>
          <w:ilvl w:val="0"/>
          <w:numId w:val="33"/>
        </w:numPr>
        <w:jc w:val="both"/>
        <w:rPr>
          <w:sz w:val="26"/>
          <w:szCs w:val="26"/>
          <w:lang w:val="en"/>
        </w:rPr>
      </w:pPr>
      <w:r w:rsidRPr="00C51F00">
        <w:rPr>
          <w:sz w:val="26"/>
          <w:szCs w:val="26"/>
          <w:lang w:val="en"/>
        </w:rPr>
        <w:t xml:space="preserve">Manage profile as </w:t>
      </w:r>
      <w:r w:rsidR="004C7348">
        <w:rPr>
          <w:sz w:val="26"/>
          <w:szCs w:val="26"/>
          <w:lang w:val="en"/>
        </w:rPr>
        <w:t>User (HR)</w:t>
      </w:r>
    </w:p>
    <w:p w14:paraId="7BEB5954" w14:textId="77777777" w:rsidR="00191F3D" w:rsidRPr="00C51F00" w:rsidRDefault="00191F3D" w:rsidP="00C851B9">
      <w:pPr>
        <w:ind w:left="0"/>
        <w:jc w:val="both"/>
        <w:rPr>
          <w:sz w:val="26"/>
          <w:szCs w:val="26"/>
          <w:lang w:val="en"/>
        </w:rPr>
      </w:pPr>
      <w:r w:rsidRPr="00C51F00">
        <w:rPr>
          <w:sz w:val="26"/>
          <w:szCs w:val="26"/>
          <w:lang w:val="en"/>
        </w:rPr>
        <w:t>- Index</w:t>
      </w:r>
    </w:p>
    <w:p w14:paraId="0ECEDAF0" w14:textId="333F1AEE"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User (HR</w:t>
      </w:r>
      <w:proofErr w:type="gramStart"/>
      <w:r w:rsidR="004C7348">
        <w:rPr>
          <w:sz w:val="26"/>
          <w:szCs w:val="26"/>
          <w:lang w:val="en"/>
        </w:rPr>
        <w:t>)</w:t>
      </w:r>
      <w:r w:rsidR="004C7348" w:rsidRPr="00C51F00">
        <w:rPr>
          <w:sz w:val="26"/>
          <w:szCs w:val="26"/>
          <w:lang w:val="en"/>
        </w:rPr>
        <w:t xml:space="preserve"> </w:t>
      </w:r>
      <w:r w:rsidRPr="00C51F00">
        <w:rPr>
          <w:sz w:val="26"/>
          <w:szCs w:val="26"/>
          <w:lang w:val="en"/>
        </w:rPr>
        <w:t xml:space="preserve"> go</w:t>
      </w:r>
      <w:proofErr w:type="gramEnd"/>
      <w:r w:rsidRPr="00C51F00">
        <w:rPr>
          <w:sz w:val="26"/>
          <w:szCs w:val="26"/>
          <w:lang w:val="en"/>
        </w:rPr>
        <w:t xml:space="preserve"> to manage profile page</w:t>
      </w:r>
    </w:p>
    <w:p w14:paraId="30B1E090" w14:textId="77777777" w:rsidR="00191F3D" w:rsidRPr="00C51F00" w:rsidRDefault="00191F3D" w:rsidP="00C851B9">
      <w:pPr>
        <w:ind w:left="0"/>
        <w:jc w:val="both"/>
        <w:rPr>
          <w:sz w:val="26"/>
          <w:szCs w:val="26"/>
          <w:lang w:val="en"/>
        </w:rPr>
      </w:pPr>
      <w:r w:rsidRPr="00C51F00">
        <w:rPr>
          <w:sz w:val="26"/>
          <w:szCs w:val="26"/>
          <w:lang w:val="en"/>
        </w:rPr>
        <w:t>Step 2: System executes a query to get all profile t of that user and show it on the page</w:t>
      </w:r>
    </w:p>
    <w:p w14:paraId="3300B0B5" w14:textId="77777777" w:rsidR="00191F3D" w:rsidRPr="00C51F00" w:rsidRDefault="00191F3D" w:rsidP="00C851B9">
      <w:pPr>
        <w:ind w:left="0"/>
        <w:jc w:val="both"/>
        <w:rPr>
          <w:sz w:val="26"/>
          <w:szCs w:val="26"/>
          <w:lang w:val="en"/>
        </w:rPr>
      </w:pPr>
      <w:r w:rsidRPr="00C51F00">
        <w:rPr>
          <w:sz w:val="26"/>
          <w:szCs w:val="26"/>
          <w:lang w:val="en"/>
        </w:rPr>
        <w:t>- Create</w:t>
      </w:r>
    </w:p>
    <w:p w14:paraId="3C87D2AA" w14:textId="5659182D"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User (HR</w:t>
      </w:r>
      <w:proofErr w:type="gramStart"/>
      <w:r w:rsidR="004C7348">
        <w:rPr>
          <w:sz w:val="26"/>
          <w:szCs w:val="26"/>
          <w:lang w:val="en"/>
        </w:rPr>
        <w:t>)</w:t>
      </w:r>
      <w:r w:rsidR="004C7348" w:rsidRPr="00C51F00">
        <w:rPr>
          <w:sz w:val="26"/>
          <w:szCs w:val="26"/>
          <w:lang w:val="en"/>
        </w:rPr>
        <w:t xml:space="preserve"> </w:t>
      </w:r>
      <w:r w:rsidRPr="00C51F00">
        <w:rPr>
          <w:sz w:val="26"/>
          <w:szCs w:val="26"/>
          <w:lang w:val="en"/>
        </w:rPr>
        <w:t xml:space="preserve"> click</w:t>
      </w:r>
      <w:proofErr w:type="gramEnd"/>
      <w:r w:rsidRPr="00C51F00">
        <w:rPr>
          <w:sz w:val="26"/>
          <w:szCs w:val="26"/>
          <w:lang w:val="en"/>
        </w:rPr>
        <w:t xml:space="preserve"> on Add button and go to add profile page</w:t>
      </w:r>
    </w:p>
    <w:p w14:paraId="41A9A577" w14:textId="6AA83A4C" w:rsidR="00191F3D" w:rsidRPr="00C51F00" w:rsidRDefault="00191F3D" w:rsidP="00C851B9">
      <w:pPr>
        <w:ind w:left="0"/>
        <w:jc w:val="both"/>
        <w:rPr>
          <w:sz w:val="26"/>
          <w:szCs w:val="26"/>
          <w:lang w:val="en"/>
        </w:rPr>
      </w:pPr>
      <w:r w:rsidRPr="00C51F00">
        <w:rPr>
          <w:sz w:val="26"/>
          <w:szCs w:val="26"/>
          <w:lang w:val="en"/>
        </w:rPr>
        <w:t xml:space="preserve">Step 2: </w:t>
      </w:r>
      <w:r w:rsidR="004C7348">
        <w:rPr>
          <w:sz w:val="26"/>
          <w:szCs w:val="26"/>
          <w:lang w:val="en"/>
        </w:rPr>
        <w:t>User (HR)</w:t>
      </w:r>
      <w:r w:rsidR="004C7348" w:rsidRPr="00C51F00">
        <w:rPr>
          <w:sz w:val="26"/>
          <w:szCs w:val="26"/>
          <w:lang w:val="en"/>
        </w:rPr>
        <w:t xml:space="preserve"> </w:t>
      </w:r>
      <w:r w:rsidRPr="00C51F00">
        <w:rPr>
          <w:sz w:val="26"/>
          <w:szCs w:val="26"/>
          <w:lang w:val="en"/>
        </w:rPr>
        <w:t>input data in the profile name textbox</w:t>
      </w:r>
    </w:p>
    <w:p w14:paraId="243D9AAD" w14:textId="77777777" w:rsidR="00191F3D" w:rsidRPr="00C51F00" w:rsidRDefault="00191F3D"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go to the next step</w:t>
      </w:r>
    </w:p>
    <w:p w14:paraId="6A63AD85" w14:textId="77777777" w:rsidR="00191F3D" w:rsidRPr="00C51F00" w:rsidRDefault="00191F3D" w:rsidP="00C851B9">
      <w:pPr>
        <w:ind w:left="0"/>
        <w:jc w:val="both"/>
        <w:rPr>
          <w:sz w:val="26"/>
          <w:szCs w:val="26"/>
          <w:lang w:val="en"/>
        </w:rPr>
      </w:pPr>
      <w:r w:rsidRPr="00C51F00">
        <w:rPr>
          <w:sz w:val="26"/>
          <w:szCs w:val="26"/>
          <w:lang w:val="en"/>
        </w:rPr>
        <w:t>Step 4: System perform insert new profile name</w:t>
      </w:r>
    </w:p>
    <w:p w14:paraId="0D04BCE2" w14:textId="77777777" w:rsidR="00191F3D" w:rsidRPr="00C51F00" w:rsidRDefault="00191F3D" w:rsidP="00C851B9">
      <w:pPr>
        <w:ind w:left="0"/>
        <w:jc w:val="both"/>
        <w:rPr>
          <w:sz w:val="26"/>
          <w:szCs w:val="26"/>
          <w:lang w:val="en"/>
        </w:rPr>
      </w:pPr>
      <w:r w:rsidRPr="00C51F00">
        <w:rPr>
          <w:sz w:val="26"/>
          <w:szCs w:val="26"/>
          <w:lang w:val="en"/>
        </w:rPr>
        <w:t>Step 5: System show a message on the screen: "Profile has been created"</w:t>
      </w:r>
    </w:p>
    <w:p w14:paraId="09CEDD5B" w14:textId="77777777" w:rsidR="00191F3D" w:rsidRPr="00C51F00" w:rsidRDefault="00191F3D" w:rsidP="00C851B9">
      <w:pPr>
        <w:ind w:left="0"/>
        <w:jc w:val="both"/>
        <w:rPr>
          <w:sz w:val="26"/>
          <w:szCs w:val="26"/>
          <w:lang w:val="en"/>
        </w:rPr>
      </w:pPr>
      <w:r w:rsidRPr="00C51F00">
        <w:rPr>
          <w:sz w:val="26"/>
          <w:szCs w:val="26"/>
          <w:lang w:val="en"/>
        </w:rPr>
        <w:t>Step 6: Back to Index page</w:t>
      </w:r>
    </w:p>
    <w:p w14:paraId="600EA8D3" w14:textId="77777777" w:rsidR="00191F3D" w:rsidRPr="00C51F00" w:rsidRDefault="00191F3D" w:rsidP="00C851B9">
      <w:pPr>
        <w:ind w:left="0"/>
        <w:jc w:val="both"/>
        <w:rPr>
          <w:sz w:val="26"/>
          <w:szCs w:val="26"/>
          <w:lang w:val="en"/>
        </w:rPr>
      </w:pPr>
      <w:r w:rsidRPr="00C51F00">
        <w:rPr>
          <w:sz w:val="26"/>
          <w:szCs w:val="26"/>
          <w:lang w:val="en"/>
        </w:rPr>
        <w:t>-Edit</w:t>
      </w:r>
    </w:p>
    <w:p w14:paraId="2D6F8C68" w14:textId="45D0B0D3"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User (HR</w:t>
      </w:r>
      <w:proofErr w:type="gramStart"/>
      <w:r w:rsidR="004C7348">
        <w:rPr>
          <w:sz w:val="26"/>
          <w:szCs w:val="26"/>
          <w:lang w:val="en"/>
        </w:rPr>
        <w:t>)</w:t>
      </w:r>
      <w:r w:rsidR="004C7348" w:rsidRPr="00C51F00">
        <w:rPr>
          <w:sz w:val="26"/>
          <w:szCs w:val="26"/>
          <w:lang w:val="en"/>
        </w:rPr>
        <w:t xml:space="preserve"> </w:t>
      </w:r>
      <w:r w:rsidRPr="00C51F00">
        <w:rPr>
          <w:sz w:val="26"/>
          <w:szCs w:val="26"/>
          <w:lang w:val="en"/>
        </w:rPr>
        <w:t xml:space="preserve"> click</w:t>
      </w:r>
      <w:proofErr w:type="gramEnd"/>
      <w:r w:rsidRPr="00C51F00">
        <w:rPr>
          <w:sz w:val="26"/>
          <w:szCs w:val="26"/>
          <w:lang w:val="en"/>
        </w:rPr>
        <w:t xml:space="preserve"> on the edit button on any user in the profile list (Index), system will navigate to edit profile page </w:t>
      </w:r>
    </w:p>
    <w:p w14:paraId="2B6A3EE2" w14:textId="14259F68" w:rsidR="00191F3D" w:rsidRPr="00C51F00" w:rsidRDefault="00191F3D" w:rsidP="00C851B9">
      <w:pPr>
        <w:ind w:left="0"/>
        <w:jc w:val="both"/>
        <w:rPr>
          <w:sz w:val="26"/>
          <w:szCs w:val="26"/>
          <w:lang w:val="en"/>
        </w:rPr>
      </w:pPr>
      <w:r w:rsidRPr="00C51F00">
        <w:rPr>
          <w:sz w:val="26"/>
          <w:szCs w:val="26"/>
          <w:lang w:val="en"/>
        </w:rPr>
        <w:lastRenderedPageBreak/>
        <w:t xml:space="preserve">Step 2: </w:t>
      </w:r>
      <w:r w:rsidR="004C7348">
        <w:rPr>
          <w:sz w:val="26"/>
          <w:szCs w:val="26"/>
          <w:lang w:val="en"/>
        </w:rPr>
        <w:t>User (HR)</w:t>
      </w:r>
      <w:r w:rsidR="004C7348" w:rsidRPr="00C51F00">
        <w:rPr>
          <w:sz w:val="26"/>
          <w:szCs w:val="26"/>
          <w:lang w:val="en"/>
        </w:rPr>
        <w:t xml:space="preserve"> </w:t>
      </w:r>
      <w:r w:rsidRPr="00C51F00">
        <w:rPr>
          <w:sz w:val="26"/>
          <w:szCs w:val="26"/>
          <w:lang w:val="en"/>
        </w:rPr>
        <w:t>input data in the profile name textbox</w:t>
      </w:r>
    </w:p>
    <w:p w14:paraId="25FB3A6C" w14:textId="77777777" w:rsidR="00191F3D" w:rsidRPr="00C51F00" w:rsidRDefault="00191F3D"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go to next step</w:t>
      </w:r>
    </w:p>
    <w:p w14:paraId="31FCFE4D" w14:textId="77777777" w:rsidR="00191F3D" w:rsidRPr="00C51F00" w:rsidRDefault="00191F3D" w:rsidP="00C851B9">
      <w:pPr>
        <w:ind w:left="0"/>
        <w:jc w:val="both"/>
        <w:rPr>
          <w:sz w:val="26"/>
          <w:szCs w:val="26"/>
          <w:lang w:val="en"/>
        </w:rPr>
      </w:pPr>
      <w:r w:rsidRPr="00C51F00">
        <w:rPr>
          <w:sz w:val="26"/>
          <w:szCs w:val="26"/>
          <w:lang w:val="en"/>
        </w:rPr>
        <w:t>Step 4: System perform update new information</w:t>
      </w:r>
    </w:p>
    <w:p w14:paraId="51B4AB3C" w14:textId="77777777" w:rsidR="00191F3D" w:rsidRPr="00C51F00" w:rsidRDefault="00191F3D" w:rsidP="00C851B9">
      <w:pPr>
        <w:ind w:left="0"/>
        <w:jc w:val="both"/>
        <w:rPr>
          <w:sz w:val="26"/>
          <w:szCs w:val="26"/>
          <w:lang w:val="en"/>
        </w:rPr>
      </w:pPr>
      <w:r w:rsidRPr="00C51F00">
        <w:rPr>
          <w:sz w:val="26"/>
          <w:szCs w:val="26"/>
          <w:lang w:val="en"/>
        </w:rPr>
        <w:t>Step 5: System show a message on the screen: "Information has been changed"</w:t>
      </w:r>
    </w:p>
    <w:p w14:paraId="1B19FFC8" w14:textId="77777777" w:rsidR="00191F3D" w:rsidRPr="00C51F00" w:rsidRDefault="00191F3D" w:rsidP="00C851B9">
      <w:pPr>
        <w:ind w:left="0"/>
        <w:jc w:val="both"/>
        <w:rPr>
          <w:sz w:val="26"/>
          <w:szCs w:val="26"/>
          <w:lang w:val="en"/>
        </w:rPr>
      </w:pPr>
      <w:r w:rsidRPr="00C51F00">
        <w:rPr>
          <w:sz w:val="26"/>
          <w:szCs w:val="26"/>
          <w:lang w:val="en"/>
        </w:rPr>
        <w:t>Step 6: Back to Index page</w:t>
      </w:r>
    </w:p>
    <w:p w14:paraId="4F764D1C" w14:textId="77777777" w:rsidR="00191F3D" w:rsidRPr="00C51F00" w:rsidRDefault="00191F3D" w:rsidP="00C851B9">
      <w:pPr>
        <w:ind w:left="0"/>
        <w:jc w:val="both"/>
        <w:rPr>
          <w:sz w:val="26"/>
          <w:szCs w:val="26"/>
          <w:lang w:val="en"/>
        </w:rPr>
      </w:pPr>
      <w:r w:rsidRPr="00C51F00">
        <w:rPr>
          <w:sz w:val="26"/>
          <w:szCs w:val="26"/>
          <w:lang w:val="en"/>
        </w:rPr>
        <w:t>-Delete</w:t>
      </w:r>
    </w:p>
    <w:p w14:paraId="08790085" w14:textId="5EC9AD2E"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User (HR)</w:t>
      </w:r>
      <w:r w:rsidR="004C7348" w:rsidRPr="00C51F00">
        <w:rPr>
          <w:sz w:val="26"/>
          <w:szCs w:val="26"/>
          <w:lang w:val="en"/>
        </w:rPr>
        <w:t xml:space="preserve"> </w:t>
      </w:r>
      <w:r w:rsidRPr="00C51F00">
        <w:rPr>
          <w:sz w:val="26"/>
          <w:szCs w:val="26"/>
          <w:lang w:val="en"/>
        </w:rPr>
        <w:t xml:space="preserve">click on the edit button on any user in the profile list (Index), system will show popup </w:t>
      </w:r>
    </w:p>
    <w:p w14:paraId="25159D86" w14:textId="77777777" w:rsidR="00191F3D" w:rsidRPr="00C51F00" w:rsidRDefault="00191F3D" w:rsidP="00C851B9">
      <w:pPr>
        <w:ind w:left="0"/>
        <w:jc w:val="both"/>
        <w:rPr>
          <w:sz w:val="26"/>
          <w:szCs w:val="26"/>
          <w:lang w:val="en"/>
        </w:rPr>
      </w:pPr>
      <w:r w:rsidRPr="00C51F00">
        <w:rPr>
          <w:sz w:val="26"/>
          <w:szCs w:val="26"/>
          <w:lang w:val="en"/>
        </w:rPr>
        <w:t xml:space="preserve">Step 2: </w:t>
      </w:r>
    </w:p>
    <w:p w14:paraId="4948E1CA" w14:textId="66DF2D70" w:rsidR="00191F3D" w:rsidRPr="00C51F00" w:rsidRDefault="00191F3D" w:rsidP="00C851B9">
      <w:pPr>
        <w:pStyle w:val="ListParagraph"/>
        <w:numPr>
          <w:ilvl w:val="0"/>
          <w:numId w:val="34"/>
        </w:numPr>
        <w:jc w:val="both"/>
        <w:rPr>
          <w:sz w:val="26"/>
          <w:szCs w:val="26"/>
          <w:lang w:val="en"/>
        </w:rPr>
      </w:pPr>
      <w:r w:rsidRPr="00C51F00">
        <w:rPr>
          <w:sz w:val="26"/>
          <w:szCs w:val="26"/>
          <w:lang w:val="en"/>
        </w:rPr>
        <w:t xml:space="preserve">If </w:t>
      </w:r>
      <w:r w:rsidR="004C7348">
        <w:rPr>
          <w:sz w:val="26"/>
          <w:szCs w:val="26"/>
          <w:lang w:val="en"/>
        </w:rPr>
        <w:t>User (HR)</w:t>
      </w:r>
      <w:r w:rsidRPr="00C51F00">
        <w:rPr>
          <w:sz w:val="26"/>
          <w:szCs w:val="26"/>
          <w:lang w:val="en"/>
        </w:rPr>
        <w:t xml:space="preserve"> click on Accept, then move to Step 3</w:t>
      </w:r>
    </w:p>
    <w:p w14:paraId="0C0AE07F" w14:textId="1FED2983" w:rsidR="00191F3D" w:rsidRPr="00C51F00" w:rsidRDefault="00191F3D" w:rsidP="00C851B9">
      <w:pPr>
        <w:pStyle w:val="ListParagraph"/>
        <w:numPr>
          <w:ilvl w:val="0"/>
          <w:numId w:val="33"/>
        </w:numPr>
        <w:jc w:val="both"/>
        <w:rPr>
          <w:sz w:val="26"/>
          <w:szCs w:val="26"/>
          <w:lang w:val="en"/>
        </w:rPr>
      </w:pPr>
      <w:r w:rsidRPr="00C51F00">
        <w:rPr>
          <w:sz w:val="26"/>
          <w:szCs w:val="26"/>
          <w:lang w:val="en"/>
        </w:rPr>
        <w:t xml:space="preserve">If </w:t>
      </w:r>
      <w:r w:rsidR="004C7348">
        <w:rPr>
          <w:sz w:val="26"/>
          <w:szCs w:val="26"/>
          <w:lang w:val="en"/>
        </w:rPr>
        <w:t>User (HR)</w:t>
      </w:r>
      <w:r w:rsidR="004C7348" w:rsidRPr="00C51F00">
        <w:rPr>
          <w:sz w:val="26"/>
          <w:szCs w:val="26"/>
          <w:lang w:val="en"/>
        </w:rPr>
        <w:t xml:space="preserve"> </w:t>
      </w:r>
      <w:r w:rsidRPr="00C51F00">
        <w:rPr>
          <w:sz w:val="26"/>
          <w:szCs w:val="26"/>
          <w:lang w:val="en"/>
        </w:rPr>
        <w:t xml:space="preserve"> click on Deny , then move to Step 6</w:t>
      </w:r>
    </w:p>
    <w:p w14:paraId="18532103" w14:textId="77777777" w:rsidR="00191F3D" w:rsidRPr="00C51F00" w:rsidRDefault="00191F3D"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move to the next step</w:t>
      </w:r>
    </w:p>
    <w:p w14:paraId="48261E65" w14:textId="77777777" w:rsidR="00191F3D" w:rsidRPr="00C51F00" w:rsidRDefault="00191F3D" w:rsidP="00C851B9">
      <w:pPr>
        <w:ind w:left="0"/>
        <w:jc w:val="both"/>
        <w:rPr>
          <w:sz w:val="26"/>
          <w:szCs w:val="26"/>
          <w:lang w:val="en"/>
        </w:rPr>
      </w:pPr>
      <w:r w:rsidRPr="00C51F00">
        <w:rPr>
          <w:sz w:val="26"/>
          <w:szCs w:val="26"/>
          <w:lang w:val="en"/>
        </w:rPr>
        <w:t>Step 4: System perform update field “Is deleted”</w:t>
      </w:r>
    </w:p>
    <w:p w14:paraId="7968EC45" w14:textId="77777777" w:rsidR="00191F3D" w:rsidRPr="00C51F00" w:rsidRDefault="00191F3D" w:rsidP="00C851B9">
      <w:pPr>
        <w:ind w:left="0"/>
        <w:jc w:val="both"/>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screen:”Profile</w:t>
      </w:r>
      <w:proofErr w:type="spellEnd"/>
      <w:r w:rsidRPr="00C51F00">
        <w:rPr>
          <w:sz w:val="26"/>
          <w:szCs w:val="26"/>
          <w:lang w:val="en"/>
        </w:rPr>
        <w:t xml:space="preserve"> has been deleted”</w:t>
      </w:r>
    </w:p>
    <w:p w14:paraId="493CFC44" w14:textId="77777777" w:rsidR="00191F3D" w:rsidRPr="00C51F00" w:rsidRDefault="00191F3D" w:rsidP="00C851B9">
      <w:pPr>
        <w:ind w:left="0"/>
        <w:jc w:val="both"/>
        <w:rPr>
          <w:sz w:val="26"/>
          <w:szCs w:val="26"/>
          <w:lang w:val="en"/>
        </w:rPr>
      </w:pPr>
      <w:r w:rsidRPr="00C51F00">
        <w:rPr>
          <w:sz w:val="26"/>
          <w:szCs w:val="26"/>
          <w:lang w:val="en"/>
        </w:rPr>
        <w:t>Step 6: Back to index page</w:t>
      </w:r>
    </w:p>
    <w:p w14:paraId="43A69771" w14:textId="1BFA84FB" w:rsidR="00191F3D" w:rsidRPr="00C51F00" w:rsidRDefault="00191F3D" w:rsidP="00C851B9">
      <w:pPr>
        <w:pStyle w:val="ListParagraph"/>
        <w:numPr>
          <w:ilvl w:val="0"/>
          <w:numId w:val="34"/>
        </w:numPr>
        <w:jc w:val="both"/>
        <w:rPr>
          <w:sz w:val="26"/>
          <w:szCs w:val="26"/>
          <w:lang w:val="en"/>
        </w:rPr>
      </w:pPr>
      <w:r w:rsidRPr="00C51F00">
        <w:rPr>
          <w:sz w:val="26"/>
          <w:szCs w:val="26"/>
          <w:lang w:val="en"/>
        </w:rPr>
        <w:t xml:space="preserve">Manage profile as </w:t>
      </w:r>
      <w:r w:rsidR="004C7348">
        <w:rPr>
          <w:sz w:val="26"/>
          <w:szCs w:val="26"/>
          <w:lang w:val="en"/>
        </w:rPr>
        <w:t>Admin</w:t>
      </w:r>
    </w:p>
    <w:p w14:paraId="690CA29D" w14:textId="77777777" w:rsidR="00191F3D" w:rsidRPr="00C51F00" w:rsidRDefault="00191F3D" w:rsidP="00C851B9">
      <w:pPr>
        <w:ind w:left="0"/>
        <w:jc w:val="both"/>
        <w:rPr>
          <w:sz w:val="26"/>
          <w:szCs w:val="26"/>
          <w:lang w:val="en"/>
        </w:rPr>
      </w:pPr>
      <w:r w:rsidRPr="00C51F00">
        <w:rPr>
          <w:sz w:val="26"/>
          <w:szCs w:val="26"/>
          <w:lang w:val="en"/>
        </w:rPr>
        <w:t>- Index</w:t>
      </w:r>
    </w:p>
    <w:p w14:paraId="24C755B3" w14:textId="242AFF91"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Admin</w:t>
      </w:r>
      <w:r w:rsidR="004C7348" w:rsidRPr="00C51F00">
        <w:rPr>
          <w:sz w:val="26"/>
          <w:szCs w:val="26"/>
          <w:lang w:val="en"/>
        </w:rPr>
        <w:t xml:space="preserve"> </w:t>
      </w:r>
      <w:r w:rsidRPr="00C51F00">
        <w:rPr>
          <w:sz w:val="26"/>
          <w:szCs w:val="26"/>
          <w:lang w:val="en"/>
        </w:rPr>
        <w:t>go to manage profile page</w:t>
      </w:r>
    </w:p>
    <w:p w14:paraId="0E2F86C0" w14:textId="77777777" w:rsidR="00191F3D" w:rsidRPr="00C51F00" w:rsidRDefault="00191F3D" w:rsidP="00C851B9">
      <w:pPr>
        <w:ind w:left="0"/>
        <w:jc w:val="both"/>
        <w:rPr>
          <w:sz w:val="26"/>
          <w:szCs w:val="26"/>
          <w:lang w:val="en"/>
        </w:rPr>
      </w:pPr>
      <w:r w:rsidRPr="00C51F00">
        <w:rPr>
          <w:sz w:val="26"/>
          <w:szCs w:val="26"/>
          <w:lang w:val="en"/>
        </w:rPr>
        <w:t>Step 2: System executes a query to get all profile of that admin and show it on the page</w:t>
      </w:r>
    </w:p>
    <w:p w14:paraId="50513B9B" w14:textId="77777777" w:rsidR="00191F3D" w:rsidRPr="00C51F00" w:rsidRDefault="00191F3D" w:rsidP="00C851B9">
      <w:pPr>
        <w:ind w:left="0"/>
        <w:jc w:val="both"/>
        <w:rPr>
          <w:sz w:val="26"/>
          <w:szCs w:val="26"/>
          <w:lang w:val="en"/>
        </w:rPr>
      </w:pPr>
      <w:r w:rsidRPr="00C51F00">
        <w:rPr>
          <w:sz w:val="26"/>
          <w:szCs w:val="26"/>
          <w:lang w:val="en"/>
        </w:rPr>
        <w:t>- Create</w:t>
      </w:r>
    </w:p>
    <w:p w14:paraId="57688A90" w14:textId="0092DA28"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Admin</w:t>
      </w:r>
      <w:r w:rsidRPr="00C51F00">
        <w:rPr>
          <w:sz w:val="26"/>
          <w:szCs w:val="26"/>
          <w:lang w:val="en"/>
        </w:rPr>
        <w:t xml:space="preserve"> click on Add button and go to add profile page</w:t>
      </w:r>
    </w:p>
    <w:p w14:paraId="6098ADAC" w14:textId="15A0D9F1" w:rsidR="00191F3D" w:rsidRPr="00C51F00" w:rsidRDefault="00191F3D" w:rsidP="00C851B9">
      <w:pPr>
        <w:ind w:left="0"/>
        <w:jc w:val="both"/>
        <w:rPr>
          <w:sz w:val="26"/>
          <w:szCs w:val="26"/>
          <w:lang w:val="en"/>
        </w:rPr>
      </w:pPr>
      <w:r w:rsidRPr="00C51F00">
        <w:rPr>
          <w:sz w:val="26"/>
          <w:szCs w:val="26"/>
          <w:lang w:val="en"/>
        </w:rPr>
        <w:t xml:space="preserve">Step 2: </w:t>
      </w:r>
      <w:r w:rsidR="004C7348">
        <w:rPr>
          <w:sz w:val="26"/>
          <w:szCs w:val="26"/>
          <w:lang w:val="en"/>
        </w:rPr>
        <w:t>Admin</w:t>
      </w:r>
      <w:r w:rsidRPr="00C51F00">
        <w:rPr>
          <w:sz w:val="26"/>
          <w:szCs w:val="26"/>
          <w:lang w:val="en"/>
        </w:rPr>
        <w:t xml:space="preserve"> input data in the profile name textbox</w:t>
      </w:r>
    </w:p>
    <w:p w14:paraId="5C4B86E2" w14:textId="77777777" w:rsidR="00191F3D" w:rsidRPr="00C51F00" w:rsidRDefault="00191F3D"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go to the next step</w:t>
      </w:r>
    </w:p>
    <w:p w14:paraId="58827F6A" w14:textId="77777777" w:rsidR="00191F3D" w:rsidRPr="00C51F00" w:rsidRDefault="00191F3D" w:rsidP="00C851B9">
      <w:pPr>
        <w:ind w:left="0"/>
        <w:jc w:val="both"/>
        <w:rPr>
          <w:sz w:val="26"/>
          <w:szCs w:val="26"/>
          <w:lang w:val="en"/>
        </w:rPr>
      </w:pPr>
      <w:r w:rsidRPr="00C51F00">
        <w:rPr>
          <w:sz w:val="26"/>
          <w:szCs w:val="26"/>
          <w:lang w:val="en"/>
        </w:rPr>
        <w:t>Step 4: System perform insert new profile name</w:t>
      </w:r>
    </w:p>
    <w:p w14:paraId="215EF441" w14:textId="77777777" w:rsidR="00191F3D" w:rsidRPr="00C51F00" w:rsidRDefault="00191F3D" w:rsidP="00C851B9">
      <w:pPr>
        <w:ind w:left="0"/>
        <w:jc w:val="both"/>
        <w:rPr>
          <w:sz w:val="26"/>
          <w:szCs w:val="26"/>
          <w:lang w:val="en"/>
        </w:rPr>
      </w:pPr>
      <w:r w:rsidRPr="00C51F00">
        <w:rPr>
          <w:sz w:val="26"/>
          <w:szCs w:val="26"/>
          <w:lang w:val="en"/>
        </w:rPr>
        <w:t>Step 5: System show a message on the screen: "Profile has been created"</w:t>
      </w:r>
    </w:p>
    <w:p w14:paraId="52CD26EC" w14:textId="77777777" w:rsidR="00191F3D" w:rsidRPr="00C51F00" w:rsidRDefault="00191F3D" w:rsidP="00C851B9">
      <w:pPr>
        <w:ind w:left="0"/>
        <w:jc w:val="both"/>
        <w:rPr>
          <w:sz w:val="26"/>
          <w:szCs w:val="26"/>
          <w:lang w:val="en"/>
        </w:rPr>
      </w:pPr>
      <w:r w:rsidRPr="00C51F00">
        <w:rPr>
          <w:sz w:val="26"/>
          <w:szCs w:val="26"/>
          <w:lang w:val="en"/>
        </w:rPr>
        <w:lastRenderedPageBreak/>
        <w:t>Step 6: Back to Index page</w:t>
      </w:r>
    </w:p>
    <w:p w14:paraId="235B0640" w14:textId="77777777" w:rsidR="00191F3D" w:rsidRPr="00C51F00" w:rsidRDefault="00191F3D" w:rsidP="00C851B9">
      <w:pPr>
        <w:ind w:left="0"/>
        <w:jc w:val="both"/>
        <w:rPr>
          <w:sz w:val="26"/>
          <w:szCs w:val="26"/>
          <w:lang w:val="en"/>
        </w:rPr>
      </w:pPr>
      <w:r w:rsidRPr="00C51F00">
        <w:rPr>
          <w:sz w:val="26"/>
          <w:szCs w:val="26"/>
          <w:lang w:val="en"/>
        </w:rPr>
        <w:t>-Edit</w:t>
      </w:r>
    </w:p>
    <w:p w14:paraId="760B88E8" w14:textId="44BF2367"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Admin</w:t>
      </w:r>
      <w:r w:rsidRPr="00C51F00">
        <w:rPr>
          <w:sz w:val="26"/>
          <w:szCs w:val="26"/>
          <w:lang w:val="en"/>
        </w:rPr>
        <w:t xml:space="preserve"> click on the edit button on any admin in the profile list (Index), system will navigate to edit profile page </w:t>
      </w:r>
    </w:p>
    <w:p w14:paraId="33902D4F" w14:textId="09363725" w:rsidR="00191F3D" w:rsidRPr="00C51F00" w:rsidRDefault="00191F3D" w:rsidP="00C851B9">
      <w:pPr>
        <w:ind w:left="0"/>
        <w:jc w:val="both"/>
        <w:rPr>
          <w:sz w:val="26"/>
          <w:szCs w:val="26"/>
          <w:lang w:val="en"/>
        </w:rPr>
      </w:pPr>
      <w:r w:rsidRPr="00C51F00">
        <w:rPr>
          <w:sz w:val="26"/>
          <w:szCs w:val="26"/>
          <w:lang w:val="en"/>
        </w:rPr>
        <w:t xml:space="preserve">Step 2: </w:t>
      </w:r>
      <w:r w:rsidR="004C7348">
        <w:rPr>
          <w:sz w:val="26"/>
          <w:szCs w:val="26"/>
          <w:lang w:val="en"/>
        </w:rPr>
        <w:t>Admin</w:t>
      </w:r>
      <w:r w:rsidRPr="00C51F00">
        <w:rPr>
          <w:sz w:val="26"/>
          <w:szCs w:val="26"/>
          <w:lang w:val="en"/>
        </w:rPr>
        <w:t xml:space="preserve"> input data in the profile name textbox</w:t>
      </w:r>
    </w:p>
    <w:p w14:paraId="3D270172" w14:textId="77777777" w:rsidR="00191F3D" w:rsidRPr="00C51F00" w:rsidRDefault="00191F3D"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go to next step</w:t>
      </w:r>
    </w:p>
    <w:p w14:paraId="1C6F52C6" w14:textId="77777777" w:rsidR="00191F3D" w:rsidRPr="00C51F00" w:rsidRDefault="00191F3D" w:rsidP="00C851B9">
      <w:pPr>
        <w:ind w:left="0"/>
        <w:jc w:val="both"/>
        <w:rPr>
          <w:sz w:val="26"/>
          <w:szCs w:val="26"/>
          <w:lang w:val="en"/>
        </w:rPr>
      </w:pPr>
      <w:r w:rsidRPr="00C51F00">
        <w:rPr>
          <w:sz w:val="26"/>
          <w:szCs w:val="26"/>
          <w:lang w:val="en"/>
        </w:rPr>
        <w:t>Step 4: System perform update new information</w:t>
      </w:r>
    </w:p>
    <w:p w14:paraId="75C74008" w14:textId="77777777" w:rsidR="00191F3D" w:rsidRPr="00C51F00" w:rsidRDefault="00191F3D" w:rsidP="00C851B9">
      <w:pPr>
        <w:ind w:left="0"/>
        <w:jc w:val="both"/>
        <w:rPr>
          <w:sz w:val="26"/>
          <w:szCs w:val="26"/>
          <w:lang w:val="en"/>
        </w:rPr>
      </w:pPr>
      <w:r w:rsidRPr="00C51F00">
        <w:rPr>
          <w:sz w:val="26"/>
          <w:szCs w:val="26"/>
          <w:lang w:val="en"/>
        </w:rPr>
        <w:t>Step 5: System show a message on the screen: "Information has been changed"</w:t>
      </w:r>
    </w:p>
    <w:p w14:paraId="77F06565" w14:textId="77777777" w:rsidR="00191F3D" w:rsidRPr="00C51F00" w:rsidRDefault="00191F3D" w:rsidP="00C851B9">
      <w:pPr>
        <w:ind w:left="0"/>
        <w:jc w:val="both"/>
        <w:rPr>
          <w:sz w:val="26"/>
          <w:szCs w:val="26"/>
          <w:lang w:val="en"/>
        </w:rPr>
      </w:pPr>
      <w:r w:rsidRPr="00C51F00">
        <w:rPr>
          <w:sz w:val="26"/>
          <w:szCs w:val="26"/>
          <w:lang w:val="en"/>
        </w:rPr>
        <w:t>Step 6: Back to Index page</w:t>
      </w:r>
    </w:p>
    <w:p w14:paraId="5C6EC282" w14:textId="77777777" w:rsidR="00191F3D" w:rsidRPr="00C51F00" w:rsidRDefault="00191F3D" w:rsidP="00C851B9">
      <w:pPr>
        <w:ind w:left="0"/>
        <w:jc w:val="both"/>
        <w:rPr>
          <w:sz w:val="26"/>
          <w:szCs w:val="26"/>
          <w:lang w:val="en"/>
        </w:rPr>
      </w:pPr>
      <w:r w:rsidRPr="00C51F00">
        <w:rPr>
          <w:sz w:val="26"/>
          <w:szCs w:val="26"/>
          <w:lang w:val="en"/>
        </w:rPr>
        <w:t>-Delete</w:t>
      </w:r>
    </w:p>
    <w:p w14:paraId="2028E7F2" w14:textId="2CDB7394" w:rsidR="00191F3D" w:rsidRPr="00C51F00" w:rsidRDefault="00191F3D" w:rsidP="00C851B9">
      <w:pPr>
        <w:ind w:left="0"/>
        <w:jc w:val="both"/>
        <w:rPr>
          <w:sz w:val="26"/>
          <w:szCs w:val="26"/>
          <w:lang w:val="en"/>
        </w:rPr>
      </w:pPr>
      <w:r w:rsidRPr="00C51F00">
        <w:rPr>
          <w:sz w:val="26"/>
          <w:szCs w:val="26"/>
          <w:lang w:val="en"/>
        </w:rPr>
        <w:t xml:space="preserve">Step 1: </w:t>
      </w:r>
      <w:r w:rsidR="004C7348">
        <w:rPr>
          <w:sz w:val="26"/>
          <w:szCs w:val="26"/>
          <w:lang w:val="en"/>
        </w:rPr>
        <w:t>Admin</w:t>
      </w:r>
      <w:r w:rsidRPr="00C51F00">
        <w:rPr>
          <w:sz w:val="26"/>
          <w:szCs w:val="26"/>
          <w:lang w:val="en"/>
        </w:rPr>
        <w:t xml:space="preserve"> click on the edit button on any admin in the profile list (Index), system will show popup </w:t>
      </w:r>
    </w:p>
    <w:p w14:paraId="5C56E5E9" w14:textId="77777777" w:rsidR="00191F3D" w:rsidRPr="00C51F00" w:rsidRDefault="00191F3D" w:rsidP="00C851B9">
      <w:pPr>
        <w:ind w:left="0"/>
        <w:jc w:val="both"/>
        <w:rPr>
          <w:sz w:val="26"/>
          <w:szCs w:val="26"/>
          <w:lang w:val="en"/>
        </w:rPr>
      </w:pPr>
      <w:r w:rsidRPr="00C51F00">
        <w:rPr>
          <w:sz w:val="26"/>
          <w:szCs w:val="26"/>
          <w:lang w:val="en"/>
        </w:rPr>
        <w:t xml:space="preserve">Step 2: </w:t>
      </w:r>
    </w:p>
    <w:p w14:paraId="0CBF01ED" w14:textId="347757C2" w:rsidR="00191F3D" w:rsidRPr="00C51F00" w:rsidRDefault="00191F3D" w:rsidP="00C851B9">
      <w:pPr>
        <w:pStyle w:val="ListParagraph"/>
        <w:numPr>
          <w:ilvl w:val="0"/>
          <w:numId w:val="34"/>
        </w:numPr>
        <w:jc w:val="both"/>
        <w:rPr>
          <w:sz w:val="26"/>
          <w:szCs w:val="26"/>
          <w:lang w:val="en"/>
        </w:rPr>
      </w:pPr>
      <w:r w:rsidRPr="00C51F00">
        <w:rPr>
          <w:sz w:val="26"/>
          <w:szCs w:val="26"/>
          <w:lang w:val="en"/>
        </w:rPr>
        <w:t xml:space="preserve">If </w:t>
      </w:r>
      <w:r w:rsidR="004C7348">
        <w:rPr>
          <w:sz w:val="26"/>
          <w:szCs w:val="26"/>
          <w:lang w:val="en"/>
        </w:rPr>
        <w:t>Admin</w:t>
      </w:r>
      <w:r w:rsidRPr="00C51F00">
        <w:rPr>
          <w:sz w:val="26"/>
          <w:szCs w:val="26"/>
          <w:lang w:val="en"/>
        </w:rPr>
        <w:t xml:space="preserve"> click on Accept, then move to Step 3</w:t>
      </w:r>
    </w:p>
    <w:p w14:paraId="16B99241" w14:textId="01624674" w:rsidR="00191F3D" w:rsidRPr="00C51F00" w:rsidRDefault="00191F3D" w:rsidP="00C851B9">
      <w:pPr>
        <w:pStyle w:val="ListParagraph"/>
        <w:numPr>
          <w:ilvl w:val="0"/>
          <w:numId w:val="33"/>
        </w:numPr>
        <w:jc w:val="both"/>
        <w:rPr>
          <w:sz w:val="26"/>
          <w:szCs w:val="26"/>
          <w:lang w:val="en"/>
        </w:rPr>
      </w:pPr>
      <w:r w:rsidRPr="00C51F00">
        <w:rPr>
          <w:sz w:val="26"/>
          <w:szCs w:val="26"/>
          <w:lang w:val="en"/>
        </w:rPr>
        <w:t xml:space="preserve">If </w:t>
      </w:r>
      <w:r w:rsidR="004C7348">
        <w:rPr>
          <w:sz w:val="26"/>
          <w:szCs w:val="26"/>
          <w:lang w:val="en"/>
        </w:rPr>
        <w:t>Admin</w:t>
      </w:r>
      <w:r w:rsidR="004C7348" w:rsidRPr="00C51F00">
        <w:rPr>
          <w:sz w:val="26"/>
          <w:szCs w:val="26"/>
          <w:lang w:val="en"/>
        </w:rPr>
        <w:t xml:space="preserve"> </w:t>
      </w:r>
      <w:r w:rsidRPr="00C51F00">
        <w:rPr>
          <w:sz w:val="26"/>
          <w:szCs w:val="26"/>
          <w:lang w:val="en"/>
        </w:rPr>
        <w:t>click on Deny , then move to Step 6</w:t>
      </w:r>
    </w:p>
    <w:p w14:paraId="682C8115" w14:textId="77777777" w:rsidR="00191F3D" w:rsidRPr="00C51F00" w:rsidRDefault="00191F3D"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move to the next step</w:t>
      </w:r>
    </w:p>
    <w:p w14:paraId="0E60E8AF" w14:textId="77777777" w:rsidR="00191F3D" w:rsidRPr="00C51F00" w:rsidRDefault="00191F3D" w:rsidP="00C851B9">
      <w:pPr>
        <w:ind w:left="0"/>
        <w:jc w:val="both"/>
        <w:rPr>
          <w:sz w:val="26"/>
          <w:szCs w:val="26"/>
          <w:lang w:val="en"/>
        </w:rPr>
      </w:pPr>
      <w:r w:rsidRPr="00C51F00">
        <w:rPr>
          <w:sz w:val="26"/>
          <w:szCs w:val="26"/>
          <w:lang w:val="en"/>
        </w:rPr>
        <w:t>Step 4: System perform update field “Is deleted”</w:t>
      </w:r>
    </w:p>
    <w:p w14:paraId="36CB4430" w14:textId="77777777" w:rsidR="00191F3D" w:rsidRPr="00C51F00" w:rsidRDefault="00191F3D" w:rsidP="00C851B9">
      <w:pPr>
        <w:ind w:left="0"/>
        <w:jc w:val="both"/>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screen:”Profile</w:t>
      </w:r>
      <w:proofErr w:type="spellEnd"/>
      <w:r w:rsidRPr="00C51F00">
        <w:rPr>
          <w:sz w:val="26"/>
          <w:szCs w:val="26"/>
          <w:lang w:val="en"/>
        </w:rPr>
        <w:t xml:space="preserve"> has been deleted”</w:t>
      </w:r>
    </w:p>
    <w:p w14:paraId="2F03AB46" w14:textId="77777777" w:rsidR="00191F3D" w:rsidRPr="00C51F00" w:rsidRDefault="00191F3D" w:rsidP="00C851B9">
      <w:pPr>
        <w:ind w:left="0"/>
        <w:jc w:val="both"/>
        <w:rPr>
          <w:sz w:val="26"/>
          <w:szCs w:val="26"/>
          <w:lang w:val="en"/>
        </w:rPr>
      </w:pPr>
      <w:r w:rsidRPr="00C51F00">
        <w:rPr>
          <w:sz w:val="26"/>
          <w:szCs w:val="26"/>
          <w:lang w:val="en"/>
        </w:rPr>
        <w:t>Step 6: Back to index page</w:t>
      </w:r>
    </w:p>
    <w:p w14:paraId="3ACE5AFF" w14:textId="43580647" w:rsidR="00191F3D" w:rsidRPr="00BA43E0" w:rsidRDefault="00191F3D" w:rsidP="00C851B9">
      <w:pPr>
        <w:pStyle w:val="Heading3"/>
        <w:numPr>
          <w:ilvl w:val="0"/>
          <w:numId w:val="0"/>
        </w:numPr>
        <w:ind w:left="720" w:hanging="720"/>
        <w:rPr>
          <w:rFonts w:ascii="Times New Roman" w:hAnsi="Times New Roman"/>
          <w:sz w:val="26"/>
          <w:szCs w:val="26"/>
          <w:lang w:val="en"/>
        </w:rPr>
      </w:pPr>
      <w:bookmarkStart w:id="61" w:name="_Toc108703915"/>
      <w:bookmarkStart w:id="62" w:name="_Toc109029755"/>
      <w:bookmarkStart w:id="63" w:name="_Toc109030046"/>
      <w:bookmarkStart w:id="64" w:name="_Toc109314463"/>
      <w:r w:rsidRPr="00BA43E0">
        <w:rPr>
          <w:rFonts w:ascii="Times New Roman" w:hAnsi="Times New Roman"/>
          <w:sz w:val="26"/>
          <w:szCs w:val="26"/>
          <w:lang w:val="en"/>
        </w:rPr>
        <w:t>3.</w:t>
      </w:r>
      <w:r>
        <w:rPr>
          <w:rFonts w:ascii="Times New Roman" w:hAnsi="Times New Roman"/>
          <w:sz w:val="26"/>
          <w:szCs w:val="26"/>
          <w:lang w:val="en"/>
        </w:rPr>
        <w:t>4</w:t>
      </w:r>
      <w:r w:rsidRPr="00BA43E0">
        <w:rPr>
          <w:rFonts w:ascii="Times New Roman" w:hAnsi="Times New Roman"/>
          <w:sz w:val="26"/>
          <w:szCs w:val="26"/>
          <w:lang w:val="en"/>
        </w:rPr>
        <w:t>.5 Function Affected</w:t>
      </w:r>
      <w:bookmarkEnd w:id="61"/>
      <w:bookmarkEnd w:id="62"/>
      <w:bookmarkEnd w:id="63"/>
      <w:bookmarkEnd w:id="64"/>
    </w:p>
    <w:tbl>
      <w:tblPr>
        <w:tblStyle w:val="TableGrid"/>
        <w:tblW w:w="0" w:type="auto"/>
        <w:tblLook w:val="04A0" w:firstRow="1" w:lastRow="0" w:firstColumn="1" w:lastColumn="0" w:noHBand="0" w:noVBand="1"/>
      </w:tblPr>
      <w:tblGrid>
        <w:gridCol w:w="4673"/>
        <w:gridCol w:w="4674"/>
      </w:tblGrid>
      <w:tr w:rsidR="00191F3D" w:rsidRPr="00C51F00" w14:paraId="4EF86924" w14:textId="77777777" w:rsidTr="006D25F9">
        <w:tc>
          <w:tcPr>
            <w:tcW w:w="4673" w:type="dxa"/>
          </w:tcPr>
          <w:p w14:paraId="1985B5D1" w14:textId="77777777" w:rsidR="00191F3D" w:rsidRPr="00C51F00" w:rsidRDefault="00191F3D" w:rsidP="00C851B9">
            <w:pPr>
              <w:ind w:left="0"/>
              <w:jc w:val="both"/>
              <w:rPr>
                <w:sz w:val="26"/>
                <w:szCs w:val="26"/>
                <w:lang w:val="en"/>
              </w:rPr>
            </w:pPr>
            <w:r w:rsidRPr="00C51F00">
              <w:rPr>
                <w:sz w:val="26"/>
                <w:szCs w:val="26"/>
                <w:lang w:val="en"/>
              </w:rPr>
              <w:t>Affected function name</w:t>
            </w:r>
          </w:p>
        </w:tc>
        <w:tc>
          <w:tcPr>
            <w:tcW w:w="4674" w:type="dxa"/>
          </w:tcPr>
          <w:p w14:paraId="399CC9D9" w14:textId="77777777" w:rsidR="00191F3D" w:rsidRPr="00C51F00" w:rsidRDefault="00191F3D" w:rsidP="00C851B9">
            <w:pPr>
              <w:ind w:left="0"/>
              <w:jc w:val="both"/>
              <w:rPr>
                <w:sz w:val="26"/>
                <w:szCs w:val="26"/>
                <w:lang w:val="en"/>
              </w:rPr>
            </w:pPr>
            <w:r w:rsidRPr="00C51F00">
              <w:rPr>
                <w:sz w:val="26"/>
                <w:szCs w:val="26"/>
                <w:lang w:val="en"/>
              </w:rPr>
              <w:t>Detail description of the affect</w:t>
            </w:r>
          </w:p>
        </w:tc>
      </w:tr>
      <w:tr w:rsidR="00191F3D" w:rsidRPr="00C51F00" w14:paraId="166C6CC4" w14:textId="77777777" w:rsidTr="006D25F9">
        <w:tc>
          <w:tcPr>
            <w:tcW w:w="4673" w:type="dxa"/>
          </w:tcPr>
          <w:p w14:paraId="2AE665B8" w14:textId="77777777" w:rsidR="00191F3D" w:rsidRPr="00C51F00" w:rsidRDefault="00191F3D" w:rsidP="00C851B9">
            <w:pPr>
              <w:ind w:left="0"/>
              <w:jc w:val="both"/>
              <w:rPr>
                <w:sz w:val="26"/>
                <w:szCs w:val="26"/>
                <w:lang w:val="en"/>
              </w:rPr>
            </w:pPr>
            <w:r w:rsidRPr="00C51F00">
              <w:rPr>
                <w:sz w:val="26"/>
                <w:szCs w:val="26"/>
                <w:lang w:val="en"/>
              </w:rPr>
              <w:t>None</w:t>
            </w:r>
          </w:p>
        </w:tc>
        <w:tc>
          <w:tcPr>
            <w:tcW w:w="4674" w:type="dxa"/>
          </w:tcPr>
          <w:p w14:paraId="63D8FCF0" w14:textId="77777777" w:rsidR="00191F3D" w:rsidRPr="00C51F00" w:rsidRDefault="00191F3D" w:rsidP="00C851B9">
            <w:pPr>
              <w:ind w:left="0"/>
              <w:jc w:val="both"/>
              <w:rPr>
                <w:sz w:val="26"/>
                <w:szCs w:val="26"/>
                <w:lang w:val="en"/>
              </w:rPr>
            </w:pPr>
          </w:p>
        </w:tc>
      </w:tr>
    </w:tbl>
    <w:p w14:paraId="58954C0E" w14:textId="77777777" w:rsidR="00191F3D" w:rsidRPr="00C51F00" w:rsidRDefault="00191F3D" w:rsidP="00C851B9">
      <w:pPr>
        <w:ind w:left="0"/>
        <w:jc w:val="both"/>
      </w:pPr>
    </w:p>
    <w:p w14:paraId="685C26D3" w14:textId="43788D2D" w:rsidR="008A1A14" w:rsidRDefault="008A1A14" w:rsidP="00C851B9">
      <w:pPr>
        <w:pStyle w:val="Heading3"/>
        <w:numPr>
          <w:ilvl w:val="0"/>
          <w:numId w:val="0"/>
        </w:numPr>
        <w:ind w:left="720" w:hanging="720"/>
        <w:rPr>
          <w:rStyle w:val="q4iawc"/>
          <w:rFonts w:ascii="Times New Roman" w:hAnsi="Times New Roman"/>
          <w:sz w:val="26"/>
          <w:szCs w:val="26"/>
          <w:lang w:val="en"/>
        </w:rPr>
      </w:pPr>
      <w:bookmarkStart w:id="65" w:name="_Toc109314464"/>
      <w:r>
        <w:rPr>
          <w:rStyle w:val="q4iawc"/>
          <w:rFonts w:ascii="Times New Roman" w:hAnsi="Times New Roman"/>
          <w:sz w:val="26"/>
          <w:szCs w:val="26"/>
          <w:lang w:val="en"/>
        </w:rPr>
        <w:lastRenderedPageBreak/>
        <w:t>3.5 Payroll</w:t>
      </w:r>
      <w:bookmarkEnd w:id="65"/>
    </w:p>
    <w:p w14:paraId="2614DD0C" w14:textId="6238F392" w:rsidR="00B5485B" w:rsidRPr="00C51F00" w:rsidRDefault="00B5485B" w:rsidP="00C851B9">
      <w:pPr>
        <w:pStyle w:val="Heading3"/>
        <w:numPr>
          <w:ilvl w:val="0"/>
          <w:numId w:val="0"/>
        </w:numPr>
        <w:ind w:left="720" w:hanging="720"/>
        <w:rPr>
          <w:rFonts w:ascii="Times New Roman" w:hAnsi="Times New Roman"/>
          <w:b w:val="0"/>
          <w:sz w:val="26"/>
          <w:szCs w:val="26"/>
        </w:rPr>
      </w:pPr>
      <w:bookmarkStart w:id="66" w:name="_Toc109314465"/>
      <w:r w:rsidRPr="00C51F00">
        <w:rPr>
          <w:rStyle w:val="q4iawc"/>
          <w:rFonts w:ascii="Times New Roman" w:hAnsi="Times New Roman"/>
          <w:sz w:val="26"/>
          <w:szCs w:val="26"/>
          <w:lang w:val="en"/>
        </w:rPr>
        <w:t>3.</w:t>
      </w:r>
      <w:r w:rsidR="00A40256">
        <w:rPr>
          <w:rStyle w:val="q4iawc"/>
          <w:rFonts w:ascii="Times New Roman" w:hAnsi="Times New Roman"/>
          <w:sz w:val="26"/>
          <w:szCs w:val="26"/>
          <w:lang w:val="en"/>
        </w:rPr>
        <w:t>5</w:t>
      </w:r>
      <w:r w:rsidRPr="00C51F00">
        <w:rPr>
          <w:rStyle w:val="q4iawc"/>
          <w:rFonts w:ascii="Times New Roman" w:hAnsi="Times New Roman"/>
          <w:sz w:val="26"/>
          <w:szCs w:val="26"/>
          <w:lang w:val="en"/>
        </w:rPr>
        <w:t>.1 General description</w:t>
      </w:r>
      <w:bookmarkEnd w:id="66"/>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B5485B" w:rsidRPr="00C51F00" w14:paraId="55AF0550" w14:textId="77777777" w:rsidTr="006D25F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70DA5F" w14:textId="77777777" w:rsidR="00B5485B" w:rsidRPr="00C51F00" w:rsidRDefault="00B5485B" w:rsidP="00C851B9">
            <w:pPr>
              <w:ind w:left="62"/>
              <w:jc w:val="both"/>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762D27" w14:textId="2FB0C1EC" w:rsidR="00B5485B" w:rsidRPr="00C51F00" w:rsidRDefault="008A1A14" w:rsidP="00C851B9">
            <w:pPr>
              <w:ind w:left="0"/>
              <w:jc w:val="both"/>
              <w:rPr>
                <w:szCs w:val="24"/>
              </w:rPr>
            </w:pPr>
            <w:r>
              <w:rPr>
                <w:szCs w:val="24"/>
              </w:rPr>
              <w:t xml:space="preserve">Have 2 sub function </w:t>
            </w:r>
            <w:proofErr w:type="spellStart"/>
            <w:r>
              <w:rPr>
                <w:szCs w:val="24"/>
              </w:rPr>
              <w:t>payslip</w:t>
            </w:r>
            <w:proofErr w:type="spellEnd"/>
            <w:r>
              <w:rPr>
                <w:szCs w:val="24"/>
              </w:rPr>
              <w:t xml:space="preserve"> and payment</w:t>
            </w:r>
          </w:p>
        </w:tc>
      </w:tr>
      <w:tr w:rsidR="00B5485B" w:rsidRPr="00C51F00" w14:paraId="7330333A" w14:textId="77777777" w:rsidTr="006D25F9">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BA73A" w14:textId="77777777" w:rsidR="00B5485B" w:rsidRPr="00C51F00" w:rsidRDefault="00B5485B" w:rsidP="00C851B9">
            <w:pPr>
              <w:ind w:left="62"/>
              <w:jc w:val="both"/>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B3BC1" w14:textId="77777777" w:rsidR="00B5485B" w:rsidRPr="00C51F00" w:rsidRDefault="00B5485B" w:rsidP="00C851B9">
            <w:pPr>
              <w:ind w:left="0"/>
              <w:jc w:val="both"/>
              <w:rPr>
                <w:szCs w:val="24"/>
              </w:rPr>
            </w:pPr>
            <w:r w:rsidRPr="00C51F00">
              <w:rPr>
                <w:rStyle w:val="q4iawc"/>
                <w:szCs w:val="24"/>
                <w:lang w:val="en"/>
              </w:rPr>
              <w:t>User, admin and partner</w:t>
            </w:r>
          </w:p>
        </w:tc>
      </w:tr>
      <w:tr w:rsidR="00B5485B" w:rsidRPr="00C51F00" w14:paraId="08C08F94" w14:textId="77777777" w:rsidTr="006D25F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2A294A" w14:textId="77777777" w:rsidR="00B5485B" w:rsidRPr="00C51F00" w:rsidRDefault="00B5485B" w:rsidP="00C851B9">
            <w:pPr>
              <w:ind w:left="62"/>
              <w:jc w:val="both"/>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7EC10B" w14:textId="77777777" w:rsidR="00B5485B" w:rsidRPr="00C51F00" w:rsidRDefault="00B5485B" w:rsidP="00C851B9">
            <w:pPr>
              <w:ind w:left="0"/>
              <w:jc w:val="both"/>
              <w:rPr>
                <w:szCs w:val="24"/>
              </w:rPr>
            </w:pPr>
            <w:r w:rsidRPr="00C51F00">
              <w:rPr>
                <w:rStyle w:val="q4iawc"/>
                <w:szCs w:val="24"/>
                <w:lang w:val="en"/>
              </w:rPr>
              <w:t>User, admin and partner</w:t>
            </w:r>
          </w:p>
        </w:tc>
      </w:tr>
      <w:tr w:rsidR="00B5485B" w:rsidRPr="00C51F00" w14:paraId="011607E5" w14:textId="77777777" w:rsidTr="006D25F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50C64E" w14:textId="77777777" w:rsidR="00B5485B" w:rsidRPr="00C51F00" w:rsidRDefault="00B5485B" w:rsidP="00C851B9">
            <w:pPr>
              <w:ind w:left="62"/>
              <w:jc w:val="both"/>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D47840" w14:textId="5B2C0D47" w:rsidR="00B5485B" w:rsidRPr="00C51F00" w:rsidRDefault="008A1A14" w:rsidP="00C851B9">
            <w:pPr>
              <w:ind w:left="0"/>
              <w:jc w:val="both"/>
              <w:rPr>
                <w:szCs w:val="24"/>
              </w:rPr>
            </w:pPr>
            <w:r>
              <w:rPr>
                <w:rStyle w:val="q4iawc"/>
                <w:lang w:val="en"/>
              </w:rPr>
              <w:t>HRM</w:t>
            </w:r>
          </w:p>
        </w:tc>
      </w:tr>
      <w:tr w:rsidR="00B5485B" w:rsidRPr="00C51F00" w14:paraId="6FE56944" w14:textId="77777777" w:rsidTr="006D25F9">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398B19" w14:textId="77777777" w:rsidR="00B5485B" w:rsidRPr="00C51F00" w:rsidRDefault="00B5485B" w:rsidP="00C851B9">
            <w:pPr>
              <w:ind w:left="62"/>
              <w:jc w:val="both"/>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9A0CAF" w14:textId="7A933E7B" w:rsidR="00B5485B" w:rsidRPr="00C51F00" w:rsidRDefault="008A1A14" w:rsidP="00C851B9">
            <w:pPr>
              <w:ind w:left="0"/>
              <w:jc w:val="both"/>
              <w:rPr>
                <w:szCs w:val="24"/>
              </w:rPr>
            </w:pPr>
            <w:r>
              <w:rPr>
                <w:rStyle w:val="q4iawc"/>
                <w:lang w:val="en"/>
              </w:rPr>
              <w:t>HRM/Payroll</w:t>
            </w:r>
          </w:p>
        </w:tc>
      </w:tr>
      <w:tr w:rsidR="00B5485B" w:rsidRPr="00C51F00" w14:paraId="029F880C" w14:textId="77777777" w:rsidTr="006D25F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0451C9" w14:textId="77777777" w:rsidR="00B5485B" w:rsidRPr="00C51F00" w:rsidRDefault="00B5485B" w:rsidP="00C851B9">
            <w:pPr>
              <w:ind w:left="62"/>
              <w:jc w:val="both"/>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C25E10" w14:textId="5EB9DA9B" w:rsidR="00B5485B" w:rsidRPr="00C51F00" w:rsidRDefault="008A1A14" w:rsidP="00C851B9">
            <w:pPr>
              <w:ind w:left="0"/>
              <w:jc w:val="both"/>
              <w:rPr>
                <w:szCs w:val="24"/>
              </w:rPr>
            </w:pPr>
            <w:r>
              <w:rPr>
                <w:rStyle w:val="q4iawc"/>
                <w:lang w:val="en"/>
              </w:rPr>
              <w:t xml:space="preserve">User click on Payroll page </w:t>
            </w:r>
            <w:r w:rsidR="0033689C">
              <w:rPr>
                <w:rStyle w:val="q4iawc"/>
                <w:lang w:val="en"/>
              </w:rPr>
              <w:t xml:space="preserve">and can view detailed </w:t>
            </w:r>
            <w:proofErr w:type="spellStart"/>
            <w:r w:rsidR="0033689C">
              <w:rPr>
                <w:rStyle w:val="q4iawc"/>
                <w:lang w:val="en"/>
              </w:rPr>
              <w:t>payslip</w:t>
            </w:r>
            <w:proofErr w:type="spellEnd"/>
          </w:p>
        </w:tc>
      </w:tr>
      <w:tr w:rsidR="00B5485B" w:rsidRPr="00C51F00" w14:paraId="4DBA67B7" w14:textId="77777777" w:rsidTr="006D25F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32EE21" w14:textId="77777777" w:rsidR="00B5485B" w:rsidRPr="00C51F00" w:rsidRDefault="00B5485B" w:rsidP="00C851B9">
            <w:pPr>
              <w:ind w:left="0"/>
              <w:jc w:val="both"/>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E6438D" w14:textId="626F8F57" w:rsidR="00B5485B" w:rsidRPr="00C51F00" w:rsidRDefault="0033689C" w:rsidP="00C851B9">
            <w:pPr>
              <w:ind w:left="0"/>
              <w:jc w:val="both"/>
              <w:rPr>
                <w:szCs w:val="24"/>
              </w:rPr>
            </w:pPr>
            <w:r>
              <w:rPr>
                <w:szCs w:val="24"/>
              </w:rPr>
              <w:t xml:space="preserve">System show detailed </w:t>
            </w:r>
            <w:proofErr w:type="spellStart"/>
            <w:r>
              <w:rPr>
                <w:szCs w:val="24"/>
              </w:rPr>
              <w:t>payslip</w:t>
            </w:r>
            <w:proofErr w:type="spellEnd"/>
          </w:p>
        </w:tc>
      </w:tr>
    </w:tbl>
    <w:p w14:paraId="0329BC1D" w14:textId="6359BB8B" w:rsidR="00B5485B" w:rsidRPr="00C51F00" w:rsidRDefault="00A40256" w:rsidP="00A40256">
      <w:pPr>
        <w:pStyle w:val="Heading3"/>
        <w:numPr>
          <w:ilvl w:val="0"/>
          <w:numId w:val="0"/>
        </w:numPr>
        <w:rPr>
          <w:rStyle w:val="q4iawc"/>
          <w:rFonts w:ascii="Times New Roman" w:hAnsi="Times New Roman"/>
          <w:b w:val="0"/>
          <w:sz w:val="26"/>
          <w:szCs w:val="26"/>
        </w:rPr>
      </w:pPr>
      <w:bookmarkStart w:id="67" w:name="_Toc109314466"/>
      <w:r>
        <w:rPr>
          <w:rStyle w:val="q4iawc"/>
          <w:rFonts w:ascii="Times New Roman" w:hAnsi="Times New Roman"/>
          <w:sz w:val="26"/>
          <w:szCs w:val="26"/>
        </w:rPr>
        <w:lastRenderedPageBreak/>
        <w:t xml:space="preserve">3.5.2 </w:t>
      </w:r>
      <w:r w:rsidR="0033689C">
        <w:rPr>
          <w:rStyle w:val="q4iawc"/>
          <w:rFonts w:ascii="Times New Roman" w:hAnsi="Times New Roman"/>
          <w:sz w:val="26"/>
          <w:szCs w:val="26"/>
        </w:rPr>
        <w:t>Payroll</w:t>
      </w:r>
      <w:r w:rsidR="00B5485B" w:rsidRPr="00C51F00">
        <w:rPr>
          <w:rStyle w:val="q4iawc"/>
          <w:rFonts w:ascii="Times New Roman" w:hAnsi="Times New Roman"/>
          <w:sz w:val="26"/>
          <w:szCs w:val="26"/>
        </w:rPr>
        <w:t xml:space="preserve"> Screen</w:t>
      </w:r>
      <w:bookmarkEnd w:id="67"/>
    </w:p>
    <w:p w14:paraId="18AED416" w14:textId="30CE68DE" w:rsidR="002F61ED" w:rsidRDefault="00F33C3E" w:rsidP="002F61ED">
      <w:pPr>
        <w:keepNext/>
        <w:ind w:left="0"/>
        <w:jc w:val="both"/>
      </w:pPr>
      <w:r>
        <w:rPr>
          <w:noProof/>
          <w:snapToGrid/>
        </w:rPr>
        <w:drawing>
          <wp:inline distT="0" distB="0" distL="0" distR="0" wp14:anchorId="7999EBE1" wp14:editId="2CF28F5B">
            <wp:extent cx="5941695" cy="457327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yroll_Payslip.png"/>
                    <pic:cNvPicPr/>
                  </pic:nvPicPr>
                  <pic:blipFill>
                    <a:blip r:embed="rId27">
                      <a:extLst>
                        <a:ext uri="{28A0092B-C50C-407E-A947-70E740481C1C}">
                          <a14:useLocalDpi xmlns:a14="http://schemas.microsoft.com/office/drawing/2010/main" val="0"/>
                        </a:ext>
                      </a:extLst>
                    </a:blip>
                    <a:stretch>
                      <a:fillRect/>
                    </a:stretch>
                  </pic:blipFill>
                  <pic:spPr>
                    <a:xfrm>
                      <a:off x="0" y="0"/>
                      <a:ext cx="5941695" cy="4573270"/>
                    </a:xfrm>
                    <a:prstGeom prst="rect">
                      <a:avLst/>
                    </a:prstGeom>
                  </pic:spPr>
                </pic:pic>
              </a:graphicData>
            </a:graphic>
          </wp:inline>
        </w:drawing>
      </w:r>
    </w:p>
    <w:p w14:paraId="0743E085" w14:textId="4C8EF844" w:rsidR="00B5485B" w:rsidRDefault="002F61ED" w:rsidP="002F61ED">
      <w:pPr>
        <w:pStyle w:val="Caption"/>
        <w:jc w:val="center"/>
        <w:rPr>
          <w:rFonts w:ascii="Times New Roman" w:hAnsi="Times New Roman"/>
          <w:i/>
          <w:sz w:val="26"/>
          <w:szCs w:val="26"/>
        </w:rPr>
      </w:pPr>
      <w:proofErr w:type="spellStart"/>
      <w:r w:rsidRPr="002F61ED">
        <w:rPr>
          <w:rFonts w:ascii="Times New Roman" w:hAnsi="Times New Roman"/>
          <w:i/>
          <w:sz w:val="26"/>
          <w:szCs w:val="26"/>
        </w:rPr>
        <w:t>Payslip</w:t>
      </w:r>
      <w:proofErr w:type="spellEnd"/>
      <w:r w:rsidRPr="002F61ED">
        <w:rPr>
          <w:rFonts w:ascii="Times New Roman" w:hAnsi="Times New Roman"/>
          <w:i/>
          <w:sz w:val="26"/>
          <w:szCs w:val="26"/>
        </w:rPr>
        <w:t xml:space="preserve"> function</w:t>
      </w:r>
    </w:p>
    <w:p w14:paraId="3A1C4545" w14:textId="415B96F0" w:rsidR="002F61ED" w:rsidRDefault="002F61ED" w:rsidP="00C55F9C">
      <w:pPr>
        <w:keepNext/>
        <w:ind w:left="0"/>
      </w:pPr>
    </w:p>
    <w:p w14:paraId="5208F667" w14:textId="6801CF44" w:rsidR="00B5485B" w:rsidRPr="00C51F00" w:rsidRDefault="00B5485B" w:rsidP="00026BF8">
      <w:pPr>
        <w:ind w:left="0"/>
        <w:jc w:val="both"/>
      </w:pPr>
    </w:p>
    <w:p w14:paraId="3CE1AE13" w14:textId="77777777" w:rsidR="00B5485B" w:rsidRPr="00C51F00" w:rsidRDefault="00B5485B" w:rsidP="00C851B9">
      <w:pPr>
        <w:jc w:val="both"/>
      </w:pPr>
      <w:r w:rsidRPr="00C51F00">
        <w:t>Screen description:</w:t>
      </w:r>
    </w:p>
    <w:tbl>
      <w:tblPr>
        <w:tblStyle w:val="TableGrid"/>
        <w:tblW w:w="9283" w:type="dxa"/>
        <w:tblInd w:w="493" w:type="dxa"/>
        <w:tblLook w:val="04A0" w:firstRow="1" w:lastRow="0" w:firstColumn="1" w:lastColumn="0" w:noHBand="0" w:noVBand="1"/>
      </w:tblPr>
      <w:tblGrid>
        <w:gridCol w:w="980"/>
        <w:gridCol w:w="1490"/>
        <w:gridCol w:w="1023"/>
        <w:gridCol w:w="1060"/>
        <w:gridCol w:w="1288"/>
        <w:gridCol w:w="1676"/>
        <w:gridCol w:w="1766"/>
      </w:tblGrid>
      <w:tr w:rsidR="00B5485B" w:rsidRPr="00C51F00" w14:paraId="61DCD2FC" w14:textId="77777777" w:rsidTr="00C87062">
        <w:tc>
          <w:tcPr>
            <w:tcW w:w="980" w:type="dxa"/>
          </w:tcPr>
          <w:p w14:paraId="38DFF4E1" w14:textId="77777777" w:rsidR="00B5485B" w:rsidRPr="00C51F00" w:rsidRDefault="00B5485B" w:rsidP="00C851B9">
            <w:pPr>
              <w:ind w:left="0"/>
              <w:jc w:val="both"/>
              <w:rPr>
                <w:sz w:val="22"/>
                <w:szCs w:val="22"/>
              </w:rPr>
            </w:pPr>
            <w:r w:rsidRPr="00C51F00">
              <w:rPr>
                <w:sz w:val="22"/>
                <w:szCs w:val="22"/>
              </w:rPr>
              <w:t>#</w:t>
            </w:r>
          </w:p>
        </w:tc>
        <w:tc>
          <w:tcPr>
            <w:tcW w:w="1490" w:type="dxa"/>
          </w:tcPr>
          <w:p w14:paraId="02C23DC0" w14:textId="77777777" w:rsidR="00B5485B" w:rsidRPr="00C51F00" w:rsidRDefault="00B5485B" w:rsidP="00C851B9">
            <w:pPr>
              <w:ind w:left="0"/>
              <w:jc w:val="both"/>
              <w:rPr>
                <w:sz w:val="22"/>
                <w:szCs w:val="22"/>
              </w:rPr>
            </w:pPr>
            <w:r w:rsidRPr="00C51F00">
              <w:rPr>
                <w:sz w:val="22"/>
                <w:szCs w:val="22"/>
              </w:rPr>
              <w:t>Name</w:t>
            </w:r>
          </w:p>
        </w:tc>
        <w:tc>
          <w:tcPr>
            <w:tcW w:w="1023" w:type="dxa"/>
          </w:tcPr>
          <w:p w14:paraId="70C79257" w14:textId="77777777" w:rsidR="00B5485B" w:rsidRPr="00C51F00" w:rsidRDefault="00B5485B" w:rsidP="00C851B9">
            <w:pPr>
              <w:ind w:left="0"/>
              <w:jc w:val="both"/>
              <w:rPr>
                <w:sz w:val="22"/>
                <w:szCs w:val="22"/>
              </w:rPr>
            </w:pPr>
            <w:r w:rsidRPr="00C51F00">
              <w:rPr>
                <w:sz w:val="22"/>
                <w:szCs w:val="22"/>
              </w:rPr>
              <w:t>Control Type</w:t>
            </w:r>
          </w:p>
        </w:tc>
        <w:tc>
          <w:tcPr>
            <w:tcW w:w="1060" w:type="dxa"/>
          </w:tcPr>
          <w:p w14:paraId="3345F82A" w14:textId="77777777" w:rsidR="00B5485B" w:rsidRPr="00C51F00" w:rsidRDefault="00B5485B" w:rsidP="00C851B9">
            <w:pPr>
              <w:ind w:left="0"/>
              <w:jc w:val="both"/>
              <w:rPr>
                <w:sz w:val="22"/>
                <w:szCs w:val="22"/>
              </w:rPr>
            </w:pPr>
            <w:r w:rsidRPr="00C51F00">
              <w:rPr>
                <w:sz w:val="22"/>
                <w:szCs w:val="22"/>
              </w:rPr>
              <w:t>Edit</w:t>
            </w:r>
          </w:p>
        </w:tc>
        <w:tc>
          <w:tcPr>
            <w:tcW w:w="1288" w:type="dxa"/>
          </w:tcPr>
          <w:p w14:paraId="1E4E24AC" w14:textId="77777777" w:rsidR="00B5485B" w:rsidRPr="00C51F00" w:rsidRDefault="00B5485B" w:rsidP="00C851B9">
            <w:pPr>
              <w:ind w:left="0"/>
              <w:jc w:val="both"/>
              <w:rPr>
                <w:sz w:val="22"/>
                <w:szCs w:val="22"/>
              </w:rPr>
            </w:pPr>
            <w:r w:rsidRPr="00C51F00">
              <w:rPr>
                <w:sz w:val="22"/>
                <w:szCs w:val="22"/>
              </w:rPr>
              <w:t>Obligatory</w:t>
            </w:r>
          </w:p>
        </w:tc>
        <w:tc>
          <w:tcPr>
            <w:tcW w:w="1676" w:type="dxa"/>
          </w:tcPr>
          <w:p w14:paraId="36E1A3EA" w14:textId="77777777" w:rsidR="00B5485B" w:rsidRPr="00C51F00" w:rsidRDefault="00B5485B" w:rsidP="00C851B9">
            <w:pPr>
              <w:ind w:left="0"/>
              <w:jc w:val="both"/>
              <w:rPr>
                <w:sz w:val="22"/>
                <w:szCs w:val="22"/>
              </w:rPr>
            </w:pPr>
            <w:r w:rsidRPr="00C51F00">
              <w:rPr>
                <w:sz w:val="22"/>
                <w:szCs w:val="22"/>
              </w:rPr>
              <w:t>Default Value</w:t>
            </w:r>
          </w:p>
        </w:tc>
        <w:tc>
          <w:tcPr>
            <w:tcW w:w="1766" w:type="dxa"/>
          </w:tcPr>
          <w:p w14:paraId="095A2226" w14:textId="77777777" w:rsidR="00B5485B" w:rsidRPr="00C51F00" w:rsidRDefault="00B5485B" w:rsidP="00C851B9">
            <w:pPr>
              <w:ind w:left="0"/>
              <w:jc w:val="both"/>
              <w:rPr>
                <w:sz w:val="22"/>
                <w:szCs w:val="22"/>
              </w:rPr>
            </w:pPr>
            <w:r w:rsidRPr="00C51F00">
              <w:rPr>
                <w:sz w:val="22"/>
                <w:szCs w:val="22"/>
              </w:rPr>
              <w:t>Description</w:t>
            </w:r>
          </w:p>
        </w:tc>
      </w:tr>
      <w:tr w:rsidR="00B5485B" w:rsidRPr="00C51F00" w14:paraId="69024F6C" w14:textId="77777777" w:rsidTr="00C87062">
        <w:trPr>
          <w:trHeight w:val="995"/>
        </w:trPr>
        <w:tc>
          <w:tcPr>
            <w:tcW w:w="980" w:type="dxa"/>
          </w:tcPr>
          <w:p w14:paraId="6F96FCD0" w14:textId="77777777" w:rsidR="00B5485B" w:rsidRPr="00C51F00" w:rsidRDefault="00B5485B" w:rsidP="00C851B9">
            <w:pPr>
              <w:ind w:left="0"/>
              <w:jc w:val="both"/>
              <w:rPr>
                <w:sz w:val="22"/>
                <w:szCs w:val="22"/>
              </w:rPr>
            </w:pPr>
            <w:r w:rsidRPr="00C51F00">
              <w:rPr>
                <w:sz w:val="22"/>
                <w:szCs w:val="22"/>
              </w:rPr>
              <w:t>1</w:t>
            </w:r>
          </w:p>
        </w:tc>
        <w:tc>
          <w:tcPr>
            <w:tcW w:w="1490" w:type="dxa"/>
          </w:tcPr>
          <w:p w14:paraId="0E6DADA7" w14:textId="479C90FD" w:rsidR="00B5485B" w:rsidRPr="00C51F00" w:rsidRDefault="00F33C3E" w:rsidP="00C851B9">
            <w:pPr>
              <w:ind w:left="0"/>
              <w:jc w:val="both"/>
              <w:rPr>
                <w:sz w:val="22"/>
                <w:szCs w:val="22"/>
              </w:rPr>
            </w:pPr>
            <w:r>
              <w:rPr>
                <w:sz w:val="22"/>
                <w:szCs w:val="22"/>
              </w:rPr>
              <w:t>Name</w:t>
            </w:r>
          </w:p>
        </w:tc>
        <w:tc>
          <w:tcPr>
            <w:tcW w:w="1023" w:type="dxa"/>
          </w:tcPr>
          <w:p w14:paraId="20AB9D56" w14:textId="418801A3" w:rsidR="00B5485B" w:rsidRPr="00C51F00" w:rsidRDefault="00F33C3E" w:rsidP="00C851B9">
            <w:pPr>
              <w:ind w:left="0"/>
              <w:jc w:val="both"/>
              <w:rPr>
                <w:sz w:val="22"/>
                <w:szCs w:val="22"/>
              </w:rPr>
            </w:pPr>
            <w:r>
              <w:rPr>
                <w:sz w:val="22"/>
                <w:szCs w:val="22"/>
              </w:rPr>
              <w:t>Text</w:t>
            </w:r>
          </w:p>
        </w:tc>
        <w:tc>
          <w:tcPr>
            <w:tcW w:w="1060" w:type="dxa"/>
          </w:tcPr>
          <w:p w14:paraId="72BFB286" w14:textId="77777777" w:rsidR="00B5485B" w:rsidRPr="00C51F00" w:rsidRDefault="00B5485B" w:rsidP="00C851B9">
            <w:pPr>
              <w:ind w:left="0"/>
              <w:jc w:val="both"/>
              <w:rPr>
                <w:sz w:val="22"/>
                <w:szCs w:val="22"/>
              </w:rPr>
            </w:pPr>
            <w:r w:rsidRPr="00C51F00">
              <w:rPr>
                <w:sz w:val="22"/>
                <w:szCs w:val="22"/>
              </w:rPr>
              <w:t>Yes</w:t>
            </w:r>
          </w:p>
        </w:tc>
        <w:tc>
          <w:tcPr>
            <w:tcW w:w="1288" w:type="dxa"/>
          </w:tcPr>
          <w:p w14:paraId="3F30A70E" w14:textId="77777777" w:rsidR="00B5485B" w:rsidRPr="00C51F00" w:rsidRDefault="00B5485B" w:rsidP="00C851B9">
            <w:pPr>
              <w:ind w:left="0"/>
              <w:jc w:val="both"/>
              <w:rPr>
                <w:sz w:val="22"/>
                <w:szCs w:val="22"/>
              </w:rPr>
            </w:pPr>
            <w:r w:rsidRPr="00C51F00">
              <w:rPr>
                <w:sz w:val="22"/>
                <w:szCs w:val="22"/>
              </w:rPr>
              <w:t>Yes</w:t>
            </w:r>
          </w:p>
        </w:tc>
        <w:tc>
          <w:tcPr>
            <w:tcW w:w="1676" w:type="dxa"/>
          </w:tcPr>
          <w:p w14:paraId="48859EF9" w14:textId="1DEE371F" w:rsidR="00B5485B" w:rsidRPr="00C51F00" w:rsidRDefault="00B5485B" w:rsidP="00C851B9">
            <w:pPr>
              <w:ind w:left="0"/>
              <w:jc w:val="both"/>
              <w:rPr>
                <w:sz w:val="22"/>
                <w:szCs w:val="22"/>
              </w:rPr>
            </w:pPr>
            <w:r w:rsidRPr="00C51F00">
              <w:rPr>
                <w:sz w:val="22"/>
                <w:szCs w:val="22"/>
              </w:rPr>
              <w:t>50 characters</w:t>
            </w:r>
          </w:p>
        </w:tc>
        <w:tc>
          <w:tcPr>
            <w:tcW w:w="1766" w:type="dxa"/>
          </w:tcPr>
          <w:p w14:paraId="49309CF5" w14:textId="20FD9247" w:rsidR="00B5485B" w:rsidRPr="00C51F00" w:rsidRDefault="00442BBE" w:rsidP="00C851B9">
            <w:pPr>
              <w:ind w:left="0"/>
              <w:jc w:val="both"/>
              <w:rPr>
                <w:sz w:val="22"/>
                <w:szCs w:val="22"/>
              </w:rPr>
            </w:pPr>
            <w:r>
              <w:rPr>
                <w:sz w:val="22"/>
                <w:szCs w:val="22"/>
              </w:rPr>
              <w:t>Show employee name</w:t>
            </w:r>
          </w:p>
        </w:tc>
      </w:tr>
      <w:tr w:rsidR="00B5485B" w:rsidRPr="00C51F00" w14:paraId="216CB9EA" w14:textId="77777777" w:rsidTr="00C87062">
        <w:tc>
          <w:tcPr>
            <w:tcW w:w="980" w:type="dxa"/>
          </w:tcPr>
          <w:p w14:paraId="18ADDC12" w14:textId="77777777" w:rsidR="00B5485B" w:rsidRPr="00C51F00" w:rsidRDefault="00B5485B" w:rsidP="00C851B9">
            <w:pPr>
              <w:ind w:left="0"/>
              <w:jc w:val="both"/>
              <w:rPr>
                <w:sz w:val="22"/>
                <w:szCs w:val="22"/>
              </w:rPr>
            </w:pPr>
            <w:r w:rsidRPr="00C51F00">
              <w:rPr>
                <w:sz w:val="22"/>
                <w:szCs w:val="22"/>
              </w:rPr>
              <w:t>2</w:t>
            </w:r>
          </w:p>
        </w:tc>
        <w:tc>
          <w:tcPr>
            <w:tcW w:w="1490" w:type="dxa"/>
          </w:tcPr>
          <w:p w14:paraId="60E05F5A" w14:textId="7F710565" w:rsidR="00B5485B" w:rsidRPr="00C51F00" w:rsidRDefault="00F33C3E" w:rsidP="00C851B9">
            <w:pPr>
              <w:ind w:left="0"/>
              <w:jc w:val="both"/>
              <w:rPr>
                <w:sz w:val="22"/>
                <w:szCs w:val="22"/>
              </w:rPr>
            </w:pPr>
            <w:r>
              <w:rPr>
                <w:sz w:val="22"/>
                <w:szCs w:val="22"/>
              </w:rPr>
              <w:t>Job title</w:t>
            </w:r>
          </w:p>
        </w:tc>
        <w:tc>
          <w:tcPr>
            <w:tcW w:w="1023" w:type="dxa"/>
          </w:tcPr>
          <w:p w14:paraId="1AB6DE1C" w14:textId="1F5984C7" w:rsidR="00B5485B" w:rsidRPr="00C51F00" w:rsidRDefault="00F33C3E" w:rsidP="00C851B9">
            <w:pPr>
              <w:ind w:left="0"/>
              <w:jc w:val="both"/>
              <w:rPr>
                <w:sz w:val="22"/>
                <w:szCs w:val="22"/>
              </w:rPr>
            </w:pPr>
            <w:r>
              <w:rPr>
                <w:sz w:val="22"/>
                <w:szCs w:val="22"/>
              </w:rPr>
              <w:t>Text</w:t>
            </w:r>
          </w:p>
        </w:tc>
        <w:tc>
          <w:tcPr>
            <w:tcW w:w="1060" w:type="dxa"/>
          </w:tcPr>
          <w:p w14:paraId="7473868D" w14:textId="77777777" w:rsidR="00B5485B" w:rsidRPr="00C51F00" w:rsidRDefault="00B5485B" w:rsidP="00C851B9">
            <w:pPr>
              <w:ind w:left="0"/>
              <w:jc w:val="both"/>
              <w:rPr>
                <w:sz w:val="22"/>
                <w:szCs w:val="22"/>
              </w:rPr>
            </w:pPr>
            <w:r w:rsidRPr="00C51F00">
              <w:rPr>
                <w:sz w:val="22"/>
                <w:szCs w:val="22"/>
              </w:rPr>
              <w:t>Yes</w:t>
            </w:r>
          </w:p>
        </w:tc>
        <w:tc>
          <w:tcPr>
            <w:tcW w:w="1288" w:type="dxa"/>
          </w:tcPr>
          <w:p w14:paraId="0EFDB9C6" w14:textId="77777777" w:rsidR="00B5485B" w:rsidRPr="00C51F00" w:rsidRDefault="00B5485B" w:rsidP="00C851B9">
            <w:pPr>
              <w:ind w:left="0"/>
              <w:jc w:val="both"/>
              <w:rPr>
                <w:sz w:val="22"/>
                <w:szCs w:val="22"/>
              </w:rPr>
            </w:pPr>
            <w:r w:rsidRPr="00C51F00">
              <w:rPr>
                <w:sz w:val="22"/>
                <w:szCs w:val="22"/>
              </w:rPr>
              <w:t>Yes</w:t>
            </w:r>
          </w:p>
        </w:tc>
        <w:tc>
          <w:tcPr>
            <w:tcW w:w="1676" w:type="dxa"/>
          </w:tcPr>
          <w:p w14:paraId="36CC9FCC" w14:textId="305B0C56" w:rsidR="00B5485B" w:rsidRPr="00C51F00" w:rsidRDefault="00B5485B" w:rsidP="00C851B9">
            <w:pPr>
              <w:ind w:left="0"/>
              <w:jc w:val="both"/>
              <w:rPr>
                <w:sz w:val="22"/>
                <w:szCs w:val="22"/>
              </w:rPr>
            </w:pPr>
            <w:r w:rsidRPr="00C51F00">
              <w:rPr>
                <w:sz w:val="22"/>
                <w:szCs w:val="22"/>
              </w:rPr>
              <w:t>50 characters</w:t>
            </w:r>
          </w:p>
        </w:tc>
        <w:tc>
          <w:tcPr>
            <w:tcW w:w="1766" w:type="dxa"/>
          </w:tcPr>
          <w:p w14:paraId="631B17CB" w14:textId="73A6A2E5" w:rsidR="00B5485B" w:rsidRPr="00C51F00" w:rsidRDefault="00442BBE" w:rsidP="00C851B9">
            <w:pPr>
              <w:ind w:left="0"/>
              <w:jc w:val="both"/>
              <w:rPr>
                <w:sz w:val="22"/>
                <w:szCs w:val="22"/>
              </w:rPr>
            </w:pPr>
            <w:r>
              <w:rPr>
                <w:sz w:val="22"/>
                <w:szCs w:val="22"/>
              </w:rPr>
              <w:t>Show employee department</w:t>
            </w:r>
          </w:p>
        </w:tc>
      </w:tr>
      <w:tr w:rsidR="00B5485B" w:rsidRPr="00C51F00" w14:paraId="43A7BA6D" w14:textId="77777777" w:rsidTr="00C87062">
        <w:tc>
          <w:tcPr>
            <w:tcW w:w="980" w:type="dxa"/>
          </w:tcPr>
          <w:p w14:paraId="63250073" w14:textId="77777777" w:rsidR="00B5485B" w:rsidRPr="00C51F00" w:rsidRDefault="00B5485B" w:rsidP="00C851B9">
            <w:pPr>
              <w:ind w:left="0"/>
              <w:jc w:val="both"/>
              <w:rPr>
                <w:sz w:val="22"/>
                <w:szCs w:val="22"/>
              </w:rPr>
            </w:pPr>
            <w:r w:rsidRPr="00C51F00">
              <w:rPr>
                <w:sz w:val="22"/>
                <w:szCs w:val="22"/>
              </w:rPr>
              <w:t>3</w:t>
            </w:r>
          </w:p>
        </w:tc>
        <w:tc>
          <w:tcPr>
            <w:tcW w:w="1490" w:type="dxa"/>
          </w:tcPr>
          <w:p w14:paraId="1D8F2FB2" w14:textId="62BA54CB" w:rsidR="00B5485B" w:rsidRPr="00C51F00" w:rsidRDefault="00F33C3E" w:rsidP="00C851B9">
            <w:pPr>
              <w:ind w:left="0"/>
              <w:jc w:val="both"/>
              <w:rPr>
                <w:sz w:val="22"/>
                <w:szCs w:val="22"/>
              </w:rPr>
            </w:pPr>
            <w:r>
              <w:rPr>
                <w:sz w:val="22"/>
                <w:szCs w:val="22"/>
              </w:rPr>
              <w:t xml:space="preserve">Number of working days </w:t>
            </w:r>
            <w:r>
              <w:rPr>
                <w:sz w:val="22"/>
                <w:szCs w:val="22"/>
              </w:rPr>
              <w:lastRenderedPageBreak/>
              <w:t>in the mont</w:t>
            </w:r>
            <w:r w:rsidR="00026BF8">
              <w:rPr>
                <w:sz w:val="22"/>
                <w:szCs w:val="22"/>
              </w:rPr>
              <w:t>h</w:t>
            </w:r>
          </w:p>
        </w:tc>
        <w:tc>
          <w:tcPr>
            <w:tcW w:w="1023" w:type="dxa"/>
          </w:tcPr>
          <w:p w14:paraId="19257311" w14:textId="5C6ED01E" w:rsidR="00B5485B" w:rsidRPr="00C51F00" w:rsidRDefault="00026BF8" w:rsidP="00C851B9">
            <w:pPr>
              <w:ind w:left="0"/>
              <w:jc w:val="both"/>
              <w:rPr>
                <w:sz w:val="22"/>
                <w:szCs w:val="22"/>
              </w:rPr>
            </w:pPr>
            <w:r>
              <w:rPr>
                <w:sz w:val="22"/>
                <w:szCs w:val="22"/>
              </w:rPr>
              <w:lastRenderedPageBreak/>
              <w:t>Text</w:t>
            </w:r>
          </w:p>
        </w:tc>
        <w:tc>
          <w:tcPr>
            <w:tcW w:w="1060" w:type="dxa"/>
          </w:tcPr>
          <w:p w14:paraId="4CBC1DE1" w14:textId="77777777" w:rsidR="00B5485B" w:rsidRPr="00C51F00" w:rsidRDefault="00B5485B" w:rsidP="00C851B9">
            <w:pPr>
              <w:ind w:left="0"/>
              <w:jc w:val="both"/>
              <w:rPr>
                <w:sz w:val="22"/>
                <w:szCs w:val="22"/>
              </w:rPr>
            </w:pPr>
            <w:r w:rsidRPr="00C51F00">
              <w:rPr>
                <w:sz w:val="22"/>
                <w:szCs w:val="22"/>
              </w:rPr>
              <w:t>Yes</w:t>
            </w:r>
          </w:p>
        </w:tc>
        <w:tc>
          <w:tcPr>
            <w:tcW w:w="1288" w:type="dxa"/>
          </w:tcPr>
          <w:p w14:paraId="67D31E3F" w14:textId="77777777" w:rsidR="00B5485B" w:rsidRPr="00C51F00" w:rsidRDefault="00B5485B" w:rsidP="00C851B9">
            <w:pPr>
              <w:ind w:left="0"/>
              <w:jc w:val="both"/>
              <w:rPr>
                <w:sz w:val="22"/>
                <w:szCs w:val="22"/>
              </w:rPr>
            </w:pPr>
            <w:r w:rsidRPr="00C51F00">
              <w:rPr>
                <w:sz w:val="22"/>
                <w:szCs w:val="22"/>
              </w:rPr>
              <w:t>Yes</w:t>
            </w:r>
          </w:p>
        </w:tc>
        <w:tc>
          <w:tcPr>
            <w:tcW w:w="1676" w:type="dxa"/>
          </w:tcPr>
          <w:p w14:paraId="293C4B1A" w14:textId="750ACDC7" w:rsidR="00B5485B" w:rsidRPr="00C51F00" w:rsidRDefault="00DE3580" w:rsidP="00C851B9">
            <w:pPr>
              <w:ind w:left="0"/>
              <w:jc w:val="both"/>
              <w:rPr>
                <w:sz w:val="22"/>
                <w:szCs w:val="22"/>
              </w:rPr>
            </w:pPr>
            <w:r>
              <w:rPr>
                <w:sz w:val="22"/>
                <w:szCs w:val="22"/>
              </w:rPr>
              <w:t>5</w:t>
            </w:r>
            <w:r w:rsidR="00B5485B" w:rsidRPr="00C51F00">
              <w:rPr>
                <w:sz w:val="22"/>
                <w:szCs w:val="22"/>
              </w:rPr>
              <w:t>0 characters</w:t>
            </w:r>
          </w:p>
        </w:tc>
        <w:tc>
          <w:tcPr>
            <w:tcW w:w="1766" w:type="dxa"/>
          </w:tcPr>
          <w:p w14:paraId="0919F3B9" w14:textId="2F92D597" w:rsidR="00B5485B" w:rsidRPr="00C51F00" w:rsidRDefault="00442BBE" w:rsidP="00C851B9">
            <w:pPr>
              <w:ind w:left="0"/>
              <w:jc w:val="both"/>
              <w:rPr>
                <w:sz w:val="22"/>
                <w:szCs w:val="22"/>
              </w:rPr>
            </w:pPr>
            <w:r>
              <w:rPr>
                <w:sz w:val="22"/>
                <w:szCs w:val="22"/>
              </w:rPr>
              <w:t xml:space="preserve">Show the number of days employee </w:t>
            </w:r>
            <w:r>
              <w:rPr>
                <w:sz w:val="22"/>
                <w:szCs w:val="22"/>
              </w:rPr>
              <w:lastRenderedPageBreak/>
              <w:t>has worked in the month</w:t>
            </w:r>
          </w:p>
        </w:tc>
      </w:tr>
      <w:tr w:rsidR="00B5485B" w:rsidRPr="00C51F00" w14:paraId="339E374A" w14:textId="77777777" w:rsidTr="00C87062">
        <w:tc>
          <w:tcPr>
            <w:tcW w:w="980" w:type="dxa"/>
          </w:tcPr>
          <w:p w14:paraId="14A7C69C" w14:textId="77777777" w:rsidR="00B5485B" w:rsidRPr="00C51F00" w:rsidRDefault="00B5485B" w:rsidP="00C851B9">
            <w:pPr>
              <w:ind w:left="0"/>
              <w:jc w:val="both"/>
              <w:rPr>
                <w:sz w:val="22"/>
                <w:szCs w:val="22"/>
              </w:rPr>
            </w:pPr>
            <w:r w:rsidRPr="00C51F00">
              <w:rPr>
                <w:sz w:val="22"/>
                <w:szCs w:val="22"/>
              </w:rPr>
              <w:lastRenderedPageBreak/>
              <w:t>4</w:t>
            </w:r>
          </w:p>
        </w:tc>
        <w:tc>
          <w:tcPr>
            <w:tcW w:w="1490" w:type="dxa"/>
          </w:tcPr>
          <w:p w14:paraId="037B0E71" w14:textId="6BBAD62A" w:rsidR="00B5485B" w:rsidRPr="00C51F00" w:rsidRDefault="00026BF8" w:rsidP="00026BF8">
            <w:pPr>
              <w:ind w:left="0"/>
              <w:jc w:val="both"/>
              <w:rPr>
                <w:sz w:val="22"/>
                <w:szCs w:val="22"/>
              </w:rPr>
            </w:pPr>
            <w:r>
              <w:rPr>
                <w:sz w:val="22"/>
                <w:szCs w:val="22"/>
              </w:rPr>
              <w:t>Explain</w:t>
            </w:r>
          </w:p>
        </w:tc>
        <w:tc>
          <w:tcPr>
            <w:tcW w:w="1023" w:type="dxa"/>
          </w:tcPr>
          <w:p w14:paraId="22E5A845" w14:textId="324073C5" w:rsidR="00B5485B" w:rsidRPr="00C51F00" w:rsidRDefault="00B5485B" w:rsidP="00C851B9">
            <w:pPr>
              <w:ind w:left="0"/>
              <w:jc w:val="both"/>
              <w:rPr>
                <w:sz w:val="22"/>
                <w:szCs w:val="22"/>
              </w:rPr>
            </w:pPr>
            <w:proofErr w:type="spellStart"/>
            <w:r w:rsidRPr="00C51F00">
              <w:rPr>
                <w:sz w:val="22"/>
                <w:szCs w:val="22"/>
              </w:rPr>
              <w:t>T</w:t>
            </w:r>
            <w:r w:rsidR="00026BF8">
              <w:rPr>
                <w:sz w:val="22"/>
                <w:szCs w:val="22"/>
              </w:rPr>
              <w:t>extfield</w:t>
            </w:r>
            <w:proofErr w:type="spellEnd"/>
          </w:p>
        </w:tc>
        <w:tc>
          <w:tcPr>
            <w:tcW w:w="1060" w:type="dxa"/>
          </w:tcPr>
          <w:p w14:paraId="5F7520C7" w14:textId="733E8EB9" w:rsidR="00B5485B" w:rsidRPr="00C51F00" w:rsidRDefault="00026BF8" w:rsidP="00C851B9">
            <w:pPr>
              <w:ind w:left="0"/>
              <w:jc w:val="both"/>
              <w:rPr>
                <w:sz w:val="22"/>
                <w:szCs w:val="22"/>
              </w:rPr>
            </w:pPr>
            <w:r>
              <w:rPr>
                <w:sz w:val="22"/>
                <w:szCs w:val="22"/>
              </w:rPr>
              <w:t>No</w:t>
            </w:r>
          </w:p>
        </w:tc>
        <w:tc>
          <w:tcPr>
            <w:tcW w:w="1288" w:type="dxa"/>
          </w:tcPr>
          <w:p w14:paraId="2B775799" w14:textId="77777777" w:rsidR="00B5485B" w:rsidRPr="00C51F00" w:rsidRDefault="00B5485B" w:rsidP="00C851B9">
            <w:pPr>
              <w:ind w:left="0"/>
              <w:jc w:val="both"/>
              <w:rPr>
                <w:sz w:val="22"/>
                <w:szCs w:val="22"/>
              </w:rPr>
            </w:pPr>
            <w:r w:rsidRPr="00C51F00">
              <w:rPr>
                <w:sz w:val="22"/>
                <w:szCs w:val="22"/>
              </w:rPr>
              <w:t>Yes</w:t>
            </w:r>
          </w:p>
        </w:tc>
        <w:tc>
          <w:tcPr>
            <w:tcW w:w="1676" w:type="dxa"/>
          </w:tcPr>
          <w:p w14:paraId="1C68523D" w14:textId="238514A5" w:rsidR="00B5485B" w:rsidRPr="00C51F00" w:rsidRDefault="00DE3580" w:rsidP="00C851B9">
            <w:pPr>
              <w:ind w:left="0"/>
              <w:jc w:val="both"/>
              <w:rPr>
                <w:sz w:val="22"/>
                <w:szCs w:val="22"/>
              </w:rPr>
            </w:pPr>
            <w:r>
              <w:rPr>
                <w:sz w:val="22"/>
                <w:szCs w:val="22"/>
              </w:rPr>
              <w:t>50</w:t>
            </w:r>
            <w:r w:rsidR="00B5485B" w:rsidRPr="00C51F00">
              <w:rPr>
                <w:sz w:val="22"/>
                <w:szCs w:val="22"/>
              </w:rPr>
              <w:t xml:space="preserve"> characters</w:t>
            </w:r>
          </w:p>
        </w:tc>
        <w:tc>
          <w:tcPr>
            <w:tcW w:w="1766" w:type="dxa"/>
          </w:tcPr>
          <w:p w14:paraId="6927B6D7" w14:textId="3C34F9D8" w:rsidR="00B5485B" w:rsidRPr="00C51F00" w:rsidRDefault="00D1697A" w:rsidP="00C851B9">
            <w:pPr>
              <w:ind w:left="0"/>
              <w:jc w:val="both"/>
              <w:rPr>
                <w:sz w:val="22"/>
                <w:szCs w:val="22"/>
              </w:rPr>
            </w:pPr>
            <w:r>
              <w:rPr>
                <w:sz w:val="22"/>
                <w:szCs w:val="22"/>
              </w:rPr>
              <w:t xml:space="preserve">Show the information in the </w:t>
            </w:r>
            <w:proofErr w:type="spellStart"/>
            <w:r>
              <w:rPr>
                <w:sz w:val="22"/>
                <w:szCs w:val="22"/>
              </w:rPr>
              <w:t>payslip</w:t>
            </w:r>
            <w:proofErr w:type="spellEnd"/>
          </w:p>
        </w:tc>
      </w:tr>
      <w:tr w:rsidR="00B5485B" w:rsidRPr="00C51F00" w14:paraId="29AD13CF" w14:textId="77777777" w:rsidTr="00C87062">
        <w:tc>
          <w:tcPr>
            <w:tcW w:w="980" w:type="dxa"/>
          </w:tcPr>
          <w:p w14:paraId="57BBDBE9" w14:textId="77777777" w:rsidR="00B5485B" w:rsidRPr="00C51F00" w:rsidRDefault="00B5485B" w:rsidP="00C851B9">
            <w:pPr>
              <w:ind w:left="0"/>
              <w:jc w:val="both"/>
              <w:rPr>
                <w:sz w:val="22"/>
                <w:szCs w:val="22"/>
              </w:rPr>
            </w:pPr>
            <w:r w:rsidRPr="00C51F00">
              <w:rPr>
                <w:sz w:val="22"/>
                <w:szCs w:val="22"/>
              </w:rPr>
              <w:t>5</w:t>
            </w:r>
          </w:p>
        </w:tc>
        <w:tc>
          <w:tcPr>
            <w:tcW w:w="1490" w:type="dxa"/>
          </w:tcPr>
          <w:p w14:paraId="5CF0652A" w14:textId="118CAD45" w:rsidR="00B5485B" w:rsidRPr="00C51F00" w:rsidRDefault="00026BF8" w:rsidP="00C851B9">
            <w:pPr>
              <w:ind w:left="0"/>
              <w:jc w:val="both"/>
              <w:rPr>
                <w:sz w:val="22"/>
                <w:szCs w:val="22"/>
              </w:rPr>
            </w:pPr>
            <w:r>
              <w:rPr>
                <w:sz w:val="22"/>
                <w:szCs w:val="22"/>
              </w:rPr>
              <w:t>Official staff</w:t>
            </w:r>
          </w:p>
        </w:tc>
        <w:tc>
          <w:tcPr>
            <w:tcW w:w="1023" w:type="dxa"/>
          </w:tcPr>
          <w:p w14:paraId="0D65EF34" w14:textId="03E3A793" w:rsidR="00B5485B" w:rsidRPr="00C51F00" w:rsidRDefault="00026BF8" w:rsidP="00C851B9">
            <w:pPr>
              <w:ind w:left="0"/>
              <w:jc w:val="both"/>
              <w:rPr>
                <w:sz w:val="22"/>
                <w:szCs w:val="22"/>
              </w:rPr>
            </w:pPr>
            <w:proofErr w:type="spellStart"/>
            <w:r>
              <w:rPr>
                <w:sz w:val="22"/>
                <w:szCs w:val="22"/>
              </w:rPr>
              <w:t>Textfield</w:t>
            </w:r>
            <w:proofErr w:type="spellEnd"/>
          </w:p>
        </w:tc>
        <w:tc>
          <w:tcPr>
            <w:tcW w:w="1060" w:type="dxa"/>
          </w:tcPr>
          <w:p w14:paraId="1A96436F" w14:textId="235ECFA7" w:rsidR="00B5485B" w:rsidRPr="00C51F00" w:rsidRDefault="00026BF8" w:rsidP="00C851B9">
            <w:pPr>
              <w:ind w:left="0"/>
              <w:jc w:val="both"/>
              <w:rPr>
                <w:sz w:val="22"/>
                <w:szCs w:val="22"/>
              </w:rPr>
            </w:pPr>
            <w:r>
              <w:rPr>
                <w:sz w:val="22"/>
                <w:szCs w:val="22"/>
              </w:rPr>
              <w:t>No</w:t>
            </w:r>
          </w:p>
        </w:tc>
        <w:tc>
          <w:tcPr>
            <w:tcW w:w="1288" w:type="dxa"/>
          </w:tcPr>
          <w:p w14:paraId="11A5ACE1" w14:textId="77777777" w:rsidR="00B5485B" w:rsidRPr="00C51F00" w:rsidRDefault="00B5485B" w:rsidP="00C851B9">
            <w:pPr>
              <w:ind w:left="0"/>
              <w:jc w:val="both"/>
              <w:rPr>
                <w:sz w:val="22"/>
                <w:szCs w:val="22"/>
              </w:rPr>
            </w:pPr>
            <w:r w:rsidRPr="00C51F00">
              <w:rPr>
                <w:sz w:val="22"/>
                <w:szCs w:val="22"/>
              </w:rPr>
              <w:t>Yes</w:t>
            </w:r>
          </w:p>
        </w:tc>
        <w:tc>
          <w:tcPr>
            <w:tcW w:w="1676" w:type="dxa"/>
          </w:tcPr>
          <w:p w14:paraId="1BE5E605" w14:textId="3255ADF0" w:rsidR="00B5485B" w:rsidRPr="00C51F00" w:rsidRDefault="00DE3580" w:rsidP="00C851B9">
            <w:pPr>
              <w:ind w:left="0"/>
              <w:jc w:val="both"/>
              <w:rPr>
                <w:sz w:val="22"/>
                <w:szCs w:val="22"/>
              </w:rPr>
            </w:pPr>
            <w:r>
              <w:rPr>
                <w:sz w:val="22"/>
                <w:szCs w:val="22"/>
              </w:rPr>
              <w:t>50</w:t>
            </w:r>
            <w:r w:rsidR="00B5485B" w:rsidRPr="00C51F00">
              <w:rPr>
                <w:sz w:val="22"/>
                <w:szCs w:val="22"/>
              </w:rPr>
              <w:t xml:space="preserve"> characters</w:t>
            </w:r>
          </w:p>
        </w:tc>
        <w:tc>
          <w:tcPr>
            <w:tcW w:w="1766" w:type="dxa"/>
          </w:tcPr>
          <w:p w14:paraId="5DB5FCB8" w14:textId="01E8F745" w:rsidR="00B5485B" w:rsidRPr="00C51F00" w:rsidRDefault="00D1697A" w:rsidP="00C851B9">
            <w:pPr>
              <w:ind w:left="0"/>
              <w:jc w:val="both"/>
              <w:rPr>
                <w:sz w:val="22"/>
                <w:szCs w:val="22"/>
              </w:rPr>
            </w:pPr>
            <w:r>
              <w:rPr>
                <w:sz w:val="22"/>
                <w:szCs w:val="22"/>
              </w:rPr>
              <w:t xml:space="preserve">Show name of the official employee in the </w:t>
            </w:r>
            <w:proofErr w:type="spellStart"/>
            <w:r>
              <w:rPr>
                <w:sz w:val="22"/>
                <w:szCs w:val="22"/>
              </w:rPr>
              <w:t>payslip</w:t>
            </w:r>
            <w:proofErr w:type="spellEnd"/>
          </w:p>
        </w:tc>
      </w:tr>
      <w:tr w:rsidR="00B5485B" w:rsidRPr="00C51F00" w14:paraId="65877218" w14:textId="77777777" w:rsidTr="00C87062">
        <w:tc>
          <w:tcPr>
            <w:tcW w:w="980" w:type="dxa"/>
          </w:tcPr>
          <w:p w14:paraId="6FDDB46D" w14:textId="77777777" w:rsidR="00B5485B" w:rsidRPr="00C51F00" w:rsidRDefault="00B5485B" w:rsidP="00C851B9">
            <w:pPr>
              <w:ind w:left="0"/>
              <w:jc w:val="both"/>
              <w:rPr>
                <w:sz w:val="22"/>
                <w:szCs w:val="22"/>
              </w:rPr>
            </w:pPr>
            <w:r w:rsidRPr="00C51F00">
              <w:rPr>
                <w:sz w:val="22"/>
                <w:szCs w:val="22"/>
              </w:rPr>
              <w:t>6</w:t>
            </w:r>
          </w:p>
        </w:tc>
        <w:tc>
          <w:tcPr>
            <w:tcW w:w="1490" w:type="dxa"/>
          </w:tcPr>
          <w:p w14:paraId="275FBDB3" w14:textId="0721893E" w:rsidR="00B5485B" w:rsidRPr="00C51F00" w:rsidRDefault="00026BF8" w:rsidP="00C851B9">
            <w:pPr>
              <w:ind w:left="0"/>
              <w:jc w:val="both"/>
              <w:rPr>
                <w:sz w:val="22"/>
                <w:szCs w:val="22"/>
              </w:rPr>
            </w:pPr>
            <w:r>
              <w:rPr>
                <w:sz w:val="22"/>
                <w:szCs w:val="22"/>
              </w:rPr>
              <w:t>Money</w:t>
            </w:r>
          </w:p>
        </w:tc>
        <w:tc>
          <w:tcPr>
            <w:tcW w:w="1023" w:type="dxa"/>
          </w:tcPr>
          <w:p w14:paraId="1EFD387F" w14:textId="2A24A9A8" w:rsidR="00B5485B" w:rsidRPr="00C51F00" w:rsidRDefault="00026BF8" w:rsidP="00C851B9">
            <w:pPr>
              <w:ind w:left="0"/>
              <w:jc w:val="both"/>
              <w:rPr>
                <w:sz w:val="22"/>
                <w:szCs w:val="22"/>
              </w:rPr>
            </w:pPr>
            <w:proofErr w:type="spellStart"/>
            <w:r>
              <w:rPr>
                <w:sz w:val="22"/>
                <w:szCs w:val="22"/>
              </w:rPr>
              <w:t>Textfield</w:t>
            </w:r>
            <w:proofErr w:type="spellEnd"/>
          </w:p>
        </w:tc>
        <w:tc>
          <w:tcPr>
            <w:tcW w:w="1060" w:type="dxa"/>
          </w:tcPr>
          <w:p w14:paraId="736D2A03" w14:textId="1C4CA0D1" w:rsidR="00B5485B" w:rsidRPr="00C51F00" w:rsidRDefault="00124834" w:rsidP="00C851B9">
            <w:pPr>
              <w:ind w:left="0"/>
              <w:jc w:val="both"/>
              <w:rPr>
                <w:sz w:val="22"/>
                <w:szCs w:val="22"/>
              </w:rPr>
            </w:pPr>
            <w:r w:rsidRPr="00C51F00">
              <w:rPr>
                <w:sz w:val="22"/>
                <w:szCs w:val="22"/>
              </w:rPr>
              <w:t>Yes</w:t>
            </w:r>
          </w:p>
        </w:tc>
        <w:tc>
          <w:tcPr>
            <w:tcW w:w="1288" w:type="dxa"/>
          </w:tcPr>
          <w:p w14:paraId="3DF1B90A" w14:textId="77777777" w:rsidR="00B5485B" w:rsidRPr="00C51F00" w:rsidRDefault="00B5485B" w:rsidP="00C851B9">
            <w:pPr>
              <w:ind w:left="0"/>
              <w:jc w:val="both"/>
              <w:rPr>
                <w:sz w:val="22"/>
                <w:szCs w:val="22"/>
              </w:rPr>
            </w:pPr>
            <w:r w:rsidRPr="00C51F00">
              <w:rPr>
                <w:sz w:val="22"/>
                <w:szCs w:val="22"/>
              </w:rPr>
              <w:t>Yes</w:t>
            </w:r>
          </w:p>
        </w:tc>
        <w:tc>
          <w:tcPr>
            <w:tcW w:w="1676" w:type="dxa"/>
          </w:tcPr>
          <w:p w14:paraId="7D548986" w14:textId="51F3EC04" w:rsidR="00B5485B" w:rsidRPr="00C51F00" w:rsidRDefault="00DE3580" w:rsidP="00C851B9">
            <w:pPr>
              <w:ind w:left="0"/>
              <w:jc w:val="both"/>
              <w:rPr>
                <w:sz w:val="22"/>
                <w:szCs w:val="22"/>
              </w:rPr>
            </w:pPr>
            <w:r>
              <w:rPr>
                <w:sz w:val="22"/>
                <w:szCs w:val="22"/>
              </w:rPr>
              <w:t>50</w:t>
            </w:r>
            <w:r w:rsidR="00B5485B" w:rsidRPr="00C51F00">
              <w:rPr>
                <w:sz w:val="22"/>
                <w:szCs w:val="22"/>
              </w:rPr>
              <w:t xml:space="preserve"> characters</w:t>
            </w:r>
          </w:p>
        </w:tc>
        <w:tc>
          <w:tcPr>
            <w:tcW w:w="1766" w:type="dxa"/>
          </w:tcPr>
          <w:p w14:paraId="2F2CD22A" w14:textId="28D21634" w:rsidR="00B5485B" w:rsidRPr="00C51F00" w:rsidRDefault="00442BBE" w:rsidP="00442BBE">
            <w:pPr>
              <w:ind w:left="0"/>
              <w:jc w:val="both"/>
              <w:rPr>
                <w:sz w:val="22"/>
                <w:szCs w:val="22"/>
              </w:rPr>
            </w:pPr>
            <w:r>
              <w:rPr>
                <w:sz w:val="22"/>
                <w:szCs w:val="22"/>
              </w:rPr>
              <w:t>Show the amount corresponding to the number of working days</w:t>
            </w:r>
          </w:p>
        </w:tc>
      </w:tr>
      <w:tr w:rsidR="00B5485B" w:rsidRPr="00C51F00" w14:paraId="032C8302" w14:textId="77777777" w:rsidTr="00C87062">
        <w:tc>
          <w:tcPr>
            <w:tcW w:w="980" w:type="dxa"/>
          </w:tcPr>
          <w:p w14:paraId="1830DE95" w14:textId="77777777" w:rsidR="00B5485B" w:rsidRPr="00C51F00" w:rsidRDefault="00B5485B" w:rsidP="00C851B9">
            <w:pPr>
              <w:ind w:left="0"/>
              <w:jc w:val="both"/>
              <w:rPr>
                <w:sz w:val="22"/>
                <w:szCs w:val="22"/>
              </w:rPr>
            </w:pPr>
            <w:r w:rsidRPr="00C51F00">
              <w:rPr>
                <w:sz w:val="22"/>
                <w:szCs w:val="22"/>
              </w:rPr>
              <w:t>7</w:t>
            </w:r>
          </w:p>
        </w:tc>
        <w:tc>
          <w:tcPr>
            <w:tcW w:w="1490" w:type="dxa"/>
          </w:tcPr>
          <w:p w14:paraId="25D7C822" w14:textId="4B7E432A" w:rsidR="00B5485B" w:rsidRPr="00C51F00" w:rsidRDefault="00026BF8" w:rsidP="00C851B9">
            <w:pPr>
              <w:ind w:left="0"/>
              <w:jc w:val="both"/>
              <w:rPr>
                <w:sz w:val="22"/>
                <w:szCs w:val="22"/>
              </w:rPr>
            </w:pPr>
            <w:r>
              <w:rPr>
                <w:sz w:val="22"/>
                <w:szCs w:val="22"/>
              </w:rPr>
              <w:t>Unit</w:t>
            </w:r>
          </w:p>
        </w:tc>
        <w:tc>
          <w:tcPr>
            <w:tcW w:w="1023" w:type="dxa"/>
          </w:tcPr>
          <w:p w14:paraId="62257733" w14:textId="125CBF8B" w:rsidR="00B5485B" w:rsidRPr="00C51F00" w:rsidRDefault="00026BF8" w:rsidP="00C851B9">
            <w:pPr>
              <w:ind w:left="0"/>
              <w:jc w:val="both"/>
              <w:rPr>
                <w:sz w:val="22"/>
                <w:szCs w:val="22"/>
              </w:rPr>
            </w:pPr>
            <w:proofErr w:type="spellStart"/>
            <w:r>
              <w:rPr>
                <w:sz w:val="22"/>
                <w:szCs w:val="22"/>
              </w:rPr>
              <w:t>Textfield</w:t>
            </w:r>
            <w:proofErr w:type="spellEnd"/>
          </w:p>
        </w:tc>
        <w:tc>
          <w:tcPr>
            <w:tcW w:w="1060" w:type="dxa"/>
          </w:tcPr>
          <w:p w14:paraId="525AB7DE" w14:textId="19C0FE70" w:rsidR="00B5485B" w:rsidRPr="00C51F00" w:rsidRDefault="00124834" w:rsidP="00C851B9">
            <w:pPr>
              <w:ind w:left="0"/>
              <w:jc w:val="both"/>
              <w:rPr>
                <w:sz w:val="22"/>
                <w:szCs w:val="22"/>
              </w:rPr>
            </w:pPr>
            <w:r w:rsidRPr="00C51F00">
              <w:rPr>
                <w:sz w:val="22"/>
                <w:szCs w:val="22"/>
              </w:rPr>
              <w:t>Yes</w:t>
            </w:r>
          </w:p>
        </w:tc>
        <w:tc>
          <w:tcPr>
            <w:tcW w:w="1288" w:type="dxa"/>
          </w:tcPr>
          <w:p w14:paraId="7D4C9F67" w14:textId="77777777" w:rsidR="00B5485B" w:rsidRPr="00C51F00" w:rsidRDefault="00B5485B" w:rsidP="00C851B9">
            <w:pPr>
              <w:ind w:left="0"/>
              <w:jc w:val="both"/>
              <w:rPr>
                <w:sz w:val="22"/>
                <w:szCs w:val="22"/>
              </w:rPr>
            </w:pPr>
            <w:r w:rsidRPr="00C51F00">
              <w:rPr>
                <w:sz w:val="22"/>
                <w:szCs w:val="22"/>
              </w:rPr>
              <w:t>Yes</w:t>
            </w:r>
          </w:p>
        </w:tc>
        <w:tc>
          <w:tcPr>
            <w:tcW w:w="1676" w:type="dxa"/>
          </w:tcPr>
          <w:p w14:paraId="7F8C37DD" w14:textId="67222C11" w:rsidR="00B5485B" w:rsidRPr="00C51F00" w:rsidRDefault="00124834" w:rsidP="00C851B9">
            <w:pPr>
              <w:ind w:left="0"/>
              <w:jc w:val="both"/>
              <w:rPr>
                <w:sz w:val="22"/>
                <w:szCs w:val="22"/>
              </w:rPr>
            </w:pPr>
            <w:r>
              <w:rPr>
                <w:sz w:val="22"/>
                <w:szCs w:val="22"/>
              </w:rPr>
              <w:t>VNĐ</w:t>
            </w:r>
          </w:p>
        </w:tc>
        <w:tc>
          <w:tcPr>
            <w:tcW w:w="1766" w:type="dxa"/>
          </w:tcPr>
          <w:p w14:paraId="41480675" w14:textId="78256902" w:rsidR="00B5485B" w:rsidRPr="00C51F00" w:rsidRDefault="00442BBE" w:rsidP="00C851B9">
            <w:pPr>
              <w:ind w:left="0"/>
              <w:jc w:val="both"/>
              <w:rPr>
                <w:sz w:val="22"/>
                <w:szCs w:val="22"/>
              </w:rPr>
            </w:pPr>
            <w:r>
              <w:rPr>
                <w:sz w:val="22"/>
                <w:szCs w:val="22"/>
              </w:rPr>
              <w:t>Show the employee salary unit</w:t>
            </w:r>
          </w:p>
        </w:tc>
      </w:tr>
      <w:tr w:rsidR="00124834" w:rsidRPr="00C51F00" w14:paraId="461F1767" w14:textId="77777777" w:rsidTr="00C87062">
        <w:tc>
          <w:tcPr>
            <w:tcW w:w="980" w:type="dxa"/>
          </w:tcPr>
          <w:p w14:paraId="5DAAA8A9" w14:textId="77777777" w:rsidR="00124834" w:rsidRPr="00C51F00" w:rsidRDefault="00124834" w:rsidP="00124834">
            <w:pPr>
              <w:ind w:left="0"/>
              <w:jc w:val="both"/>
              <w:rPr>
                <w:sz w:val="22"/>
                <w:szCs w:val="22"/>
              </w:rPr>
            </w:pPr>
            <w:r w:rsidRPr="00C51F00">
              <w:rPr>
                <w:sz w:val="22"/>
                <w:szCs w:val="22"/>
              </w:rPr>
              <w:t>8</w:t>
            </w:r>
          </w:p>
        </w:tc>
        <w:tc>
          <w:tcPr>
            <w:tcW w:w="1490" w:type="dxa"/>
          </w:tcPr>
          <w:p w14:paraId="7715396E" w14:textId="13AC7445" w:rsidR="00124834" w:rsidRPr="00C51F00" w:rsidRDefault="00124834" w:rsidP="00124834">
            <w:pPr>
              <w:ind w:left="0"/>
              <w:jc w:val="both"/>
              <w:rPr>
                <w:sz w:val="22"/>
                <w:szCs w:val="22"/>
              </w:rPr>
            </w:pPr>
            <w:r>
              <w:rPr>
                <w:sz w:val="22"/>
                <w:szCs w:val="22"/>
              </w:rPr>
              <w:t>Salary agreement</w:t>
            </w:r>
          </w:p>
        </w:tc>
        <w:tc>
          <w:tcPr>
            <w:tcW w:w="1023" w:type="dxa"/>
          </w:tcPr>
          <w:p w14:paraId="0449203C" w14:textId="51C0638E" w:rsidR="00124834" w:rsidRPr="00C51F00" w:rsidRDefault="00124834" w:rsidP="00124834">
            <w:pPr>
              <w:ind w:left="0"/>
              <w:jc w:val="both"/>
              <w:rPr>
                <w:sz w:val="22"/>
                <w:szCs w:val="22"/>
              </w:rPr>
            </w:pPr>
            <w:proofErr w:type="spellStart"/>
            <w:r>
              <w:rPr>
                <w:sz w:val="22"/>
                <w:szCs w:val="22"/>
              </w:rPr>
              <w:t>Textfield</w:t>
            </w:r>
            <w:proofErr w:type="spellEnd"/>
          </w:p>
        </w:tc>
        <w:tc>
          <w:tcPr>
            <w:tcW w:w="1060" w:type="dxa"/>
          </w:tcPr>
          <w:p w14:paraId="0466473C" w14:textId="4E084113" w:rsidR="00124834" w:rsidRPr="00C51F00" w:rsidRDefault="00124834" w:rsidP="00124834">
            <w:pPr>
              <w:ind w:left="0"/>
              <w:jc w:val="both"/>
              <w:rPr>
                <w:sz w:val="22"/>
                <w:szCs w:val="22"/>
              </w:rPr>
            </w:pPr>
            <w:r w:rsidRPr="00C51F00">
              <w:rPr>
                <w:sz w:val="22"/>
                <w:szCs w:val="22"/>
              </w:rPr>
              <w:t>Yes</w:t>
            </w:r>
          </w:p>
        </w:tc>
        <w:tc>
          <w:tcPr>
            <w:tcW w:w="1288" w:type="dxa"/>
          </w:tcPr>
          <w:p w14:paraId="62C78D6E" w14:textId="274D823F" w:rsidR="00124834" w:rsidRPr="00C51F00" w:rsidRDefault="00124834" w:rsidP="00124834">
            <w:pPr>
              <w:ind w:left="0"/>
              <w:jc w:val="both"/>
              <w:rPr>
                <w:sz w:val="22"/>
                <w:szCs w:val="22"/>
              </w:rPr>
            </w:pPr>
            <w:r w:rsidRPr="00C51F00">
              <w:rPr>
                <w:sz w:val="22"/>
                <w:szCs w:val="22"/>
              </w:rPr>
              <w:t>Yes</w:t>
            </w:r>
          </w:p>
        </w:tc>
        <w:tc>
          <w:tcPr>
            <w:tcW w:w="1676" w:type="dxa"/>
          </w:tcPr>
          <w:p w14:paraId="1C899D7D" w14:textId="06E20351" w:rsidR="00124834" w:rsidRPr="00C51F00" w:rsidRDefault="00124834" w:rsidP="00124834">
            <w:pPr>
              <w:ind w:left="0"/>
              <w:jc w:val="both"/>
              <w:rPr>
                <w:sz w:val="22"/>
                <w:szCs w:val="22"/>
              </w:rPr>
            </w:pPr>
            <w:r>
              <w:rPr>
                <w:sz w:val="22"/>
                <w:szCs w:val="22"/>
              </w:rPr>
              <w:t>VNĐ</w:t>
            </w:r>
          </w:p>
        </w:tc>
        <w:tc>
          <w:tcPr>
            <w:tcW w:w="1766" w:type="dxa"/>
          </w:tcPr>
          <w:p w14:paraId="666B86CB" w14:textId="467F5491" w:rsidR="00124834" w:rsidRPr="00C51F00" w:rsidRDefault="00442BBE" w:rsidP="00124834">
            <w:pPr>
              <w:ind w:left="0"/>
              <w:jc w:val="both"/>
              <w:rPr>
                <w:sz w:val="22"/>
                <w:szCs w:val="22"/>
              </w:rPr>
            </w:pPr>
            <w:r>
              <w:rPr>
                <w:sz w:val="22"/>
                <w:szCs w:val="22"/>
              </w:rPr>
              <w:t>Show employee salary as agreed</w:t>
            </w:r>
          </w:p>
        </w:tc>
      </w:tr>
      <w:tr w:rsidR="00124834" w:rsidRPr="00C51F00" w14:paraId="7F16116A" w14:textId="77777777" w:rsidTr="00C87062">
        <w:tc>
          <w:tcPr>
            <w:tcW w:w="980" w:type="dxa"/>
          </w:tcPr>
          <w:p w14:paraId="31D19559" w14:textId="77777777" w:rsidR="00124834" w:rsidRPr="00C51F00" w:rsidRDefault="00124834" w:rsidP="00124834">
            <w:pPr>
              <w:ind w:left="0"/>
              <w:jc w:val="both"/>
              <w:rPr>
                <w:sz w:val="22"/>
                <w:szCs w:val="22"/>
              </w:rPr>
            </w:pPr>
            <w:r w:rsidRPr="00C51F00">
              <w:rPr>
                <w:sz w:val="22"/>
                <w:szCs w:val="22"/>
              </w:rPr>
              <w:t>9</w:t>
            </w:r>
          </w:p>
        </w:tc>
        <w:tc>
          <w:tcPr>
            <w:tcW w:w="1490" w:type="dxa"/>
          </w:tcPr>
          <w:p w14:paraId="505B4362" w14:textId="36452846" w:rsidR="00124834" w:rsidRPr="00C51F00" w:rsidRDefault="00124834" w:rsidP="00124834">
            <w:pPr>
              <w:ind w:left="0"/>
              <w:jc w:val="both"/>
              <w:rPr>
                <w:sz w:val="22"/>
                <w:szCs w:val="22"/>
              </w:rPr>
            </w:pPr>
            <w:r>
              <w:rPr>
                <w:sz w:val="22"/>
                <w:szCs w:val="22"/>
              </w:rPr>
              <w:t>Working day salary</w:t>
            </w:r>
          </w:p>
        </w:tc>
        <w:tc>
          <w:tcPr>
            <w:tcW w:w="1023" w:type="dxa"/>
          </w:tcPr>
          <w:p w14:paraId="5834EE73" w14:textId="2AE1C3D3" w:rsidR="00124834" w:rsidRPr="00C51F00" w:rsidRDefault="00124834" w:rsidP="00124834">
            <w:pPr>
              <w:ind w:left="0"/>
              <w:jc w:val="both"/>
              <w:rPr>
                <w:sz w:val="22"/>
                <w:szCs w:val="22"/>
              </w:rPr>
            </w:pPr>
            <w:proofErr w:type="spellStart"/>
            <w:r>
              <w:rPr>
                <w:sz w:val="22"/>
                <w:szCs w:val="22"/>
              </w:rPr>
              <w:t>Textfield</w:t>
            </w:r>
            <w:proofErr w:type="spellEnd"/>
          </w:p>
        </w:tc>
        <w:tc>
          <w:tcPr>
            <w:tcW w:w="1060" w:type="dxa"/>
          </w:tcPr>
          <w:p w14:paraId="01ACA88B" w14:textId="2C2B5412" w:rsidR="00124834" w:rsidRPr="00C51F00" w:rsidRDefault="00124834" w:rsidP="00124834">
            <w:pPr>
              <w:ind w:left="0"/>
              <w:jc w:val="both"/>
              <w:rPr>
                <w:sz w:val="22"/>
                <w:szCs w:val="22"/>
              </w:rPr>
            </w:pPr>
            <w:r w:rsidRPr="00C51F00">
              <w:rPr>
                <w:sz w:val="22"/>
                <w:szCs w:val="22"/>
              </w:rPr>
              <w:t>Yes</w:t>
            </w:r>
          </w:p>
        </w:tc>
        <w:tc>
          <w:tcPr>
            <w:tcW w:w="1288" w:type="dxa"/>
          </w:tcPr>
          <w:p w14:paraId="57CA8C26" w14:textId="77777777" w:rsidR="00124834" w:rsidRPr="00C51F00" w:rsidRDefault="00124834" w:rsidP="00124834">
            <w:pPr>
              <w:ind w:left="0"/>
              <w:jc w:val="both"/>
              <w:rPr>
                <w:sz w:val="22"/>
                <w:szCs w:val="22"/>
              </w:rPr>
            </w:pPr>
            <w:r w:rsidRPr="00C51F00">
              <w:rPr>
                <w:sz w:val="22"/>
                <w:szCs w:val="22"/>
              </w:rPr>
              <w:t>Yes</w:t>
            </w:r>
          </w:p>
        </w:tc>
        <w:tc>
          <w:tcPr>
            <w:tcW w:w="1676" w:type="dxa"/>
          </w:tcPr>
          <w:p w14:paraId="106F7BBB" w14:textId="4635D8C3" w:rsidR="00124834" w:rsidRPr="00C51F00" w:rsidRDefault="00124834" w:rsidP="00124834">
            <w:pPr>
              <w:ind w:left="0"/>
              <w:jc w:val="both"/>
              <w:rPr>
                <w:sz w:val="22"/>
                <w:szCs w:val="22"/>
              </w:rPr>
            </w:pPr>
            <w:r>
              <w:rPr>
                <w:sz w:val="22"/>
                <w:szCs w:val="22"/>
              </w:rPr>
              <w:t>VNĐ</w:t>
            </w:r>
          </w:p>
        </w:tc>
        <w:tc>
          <w:tcPr>
            <w:tcW w:w="1766" w:type="dxa"/>
          </w:tcPr>
          <w:p w14:paraId="1FEA6AF6" w14:textId="4AE152EF" w:rsidR="00124834" w:rsidRPr="00C51F00" w:rsidRDefault="00442BBE" w:rsidP="00442BBE">
            <w:pPr>
              <w:ind w:left="0"/>
              <w:jc w:val="both"/>
              <w:rPr>
                <w:sz w:val="22"/>
                <w:szCs w:val="22"/>
              </w:rPr>
            </w:pPr>
            <w:r>
              <w:rPr>
                <w:sz w:val="22"/>
                <w:szCs w:val="22"/>
              </w:rPr>
              <w:t xml:space="preserve">Show the employee salary for the number of working days </w:t>
            </w:r>
          </w:p>
        </w:tc>
      </w:tr>
      <w:tr w:rsidR="00124834" w:rsidRPr="00C51F00" w14:paraId="27562877" w14:textId="77777777" w:rsidTr="00C87062">
        <w:tc>
          <w:tcPr>
            <w:tcW w:w="980" w:type="dxa"/>
          </w:tcPr>
          <w:p w14:paraId="2C1FAA01" w14:textId="680FB9D2" w:rsidR="00124834" w:rsidRPr="00C51F00" w:rsidRDefault="00124834" w:rsidP="00124834">
            <w:pPr>
              <w:ind w:left="0"/>
              <w:jc w:val="both"/>
              <w:rPr>
                <w:sz w:val="22"/>
                <w:szCs w:val="22"/>
              </w:rPr>
            </w:pPr>
            <w:r>
              <w:rPr>
                <w:sz w:val="22"/>
                <w:szCs w:val="22"/>
              </w:rPr>
              <w:t>10</w:t>
            </w:r>
          </w:p>
        </w:tc>
        <w:tc>
          <w:tcPr>
            <w:tcW w:w="1490" w:type="dxa"/>
          </w:tcPr>
          <w:p w14:paraId="55C9B71D" w14:textId="54504042" w:rsidR="00124834" w:rsidRDefault="00124834" w:rsidP="00124834">
            <w:pPr>
              <w:ind w:left="0"/>
              <w:jc w:val="both"/>
              <w:rPr>
                <w:sz w:val="22"/>
                <w:szCs w:val="22"/>
              </w:rPr>
            </w:pPr>
            <w:r>
              <w:rPr>
                <w:sz w:val="22"/>
                <w:szCs w:val="22"/>
              </w:rPr>
              <w:t>Working day</w:t>
            </w:r>
          </w:p>
        </w:tc>
        <w:tc>
          <w:tcPr>
            <w:tcW w:w="1023" w:type="dxa"/>
          </w:tcPr>
          <w:p w14:paraId="3682A9B4" w14:textId="030C7551" w:rsidR="00124834" w:rsidRPr="00C51F00" w:rsidRDefault="00124834" w:rsidP="00124834">
            <w:pPr>
              <w:ind w:left="0"/>
              <w:jc w:val="both"/>
              <w:rPr>
                <w:sz w:val="22"/>
                <w:szCs w:val="22"/>
              </w:rPr>
            </w:pPr>
            <w:proofErr w:type="spellStart"/>
            <w:r>
              <w:rPr>
                <w:sz w:val="22"/>
                <w:szCs w:val="22"/>
              </w:rPr>
              <w:t>Textfield</w:t>
            </w:r>
            <w:proofErr w:type="spellEnd"/>
          </w:p>
        </w:tc>
        <w:tc>
          <w:tcPr>
            <w:tcW w:w="1060" w:type="dxa"/>
          </w:tcPr>
          <w:p w14:paraId="4DB533E2" w14:textId="423A6941" w:rsidR="00124834" w:rsidRPr="00C51F00" w:rsidRDefault="00124834" w:rsidP="00124834">
            <w:pPr>
              <w:ind w:left="0"/>
              <w:jc w:val="both"/>
              <w:rPr>
                <w:sz w:val="22"/>
                <w:szCs w:val="22"/>
              </w:rPr>
            </w:pPr>
            <w:r w:rsidRPr="00C51F00">
              <w:rPr>
                <w:sz w:val="22"/>
                <w:szCs w:val="22"/>
              </w:rPr>
              <w:t>Yes</w:t>
            </w:r>
          </w:p>
        </w:tc>
        <w:tc>
          <w:tcPr>
            <w:tcW w:w="1288" w:type="dxa"/>
          </w:tcPr>
          <w:p w14:paraId="3B94489B" w14:textId="64AA1D06" w:rsidR="00124834" w:rsidRPr="00C51F00" w:rsidRDefault="00124834" w:rsidP="00124834">
            <w:pPr>
              <w:ind w:left="0"/>
              <w:jc w:val="both"/>
              <w:rPr>
                <w:sz w:val="22"/>
                <w:szCs w:val="22"/>
              </w:rPr>
            </w:pPr>
            <w:r w:rsidRPr="00C51F00">
              <w:rPr>
                <w:sz w:val="22"/>
                <w:szCs w:val="22"/>
              </w:rPr>
              <w:t>Yes</w:t>
            </w:r>
          </w:p>
        </w:tc>
        <w:tc>
          <w:tcPr>
            <w:tcW w:w="1676" w:type="dxa"/>
          </w:tcPr>
          <w:p w14:paraId="42B2448A" w14:textId="180704E2" w:rsidR="00124834" w:rsidRPr="00C51F00" w:rsidRDefault="00124834" w:rsidP="00124834">
            <w:pPr>
              <w:ind w:left="0"/>
              <w:jc w:val="both"/>
              <w:rPr>
                <w:sz w:val="22"/>
                <w:szCs w:val="22"/>
              </w:rPr>
            </w:pPr>
            <w:r>
              <w:rPr>
                <w:sz w:val="22"/>
                <w:szCs w:val="22"/>
              </w:rPr>
              <w:t>20 characters</w:t>
            </w:r>
          </w:p>
        </w:tc>
        <w:tc>
          <w:tcPr>
            <w:tcW w:w="1766" w:type="dxa"/>
          </w:tcPr>
          <w:p w14:paraId="4BFC40FE" w14:textId="78A1FCCF" w:rsidR="00124834" w:rsidRPr="00C51F00" w:rsidRDefault="00C87062" w:rsidP="00124834">
            <w:pPr>
              <w:ind w:left="0"/>
              <w:jc w:val="both"/>
              <w:rPr>
                <w:sz w:val="22"/>
                <w:szCs w:val="22"/>
              </w:rPr>
            </w:pPr>
            <w:r>
              <w:rPr>
                <w:sz w:val="22"/>
                <w:szCs w:val="22"/>
              </w:rPr>
              <w:t>Show the number of working days of the employee</w:t>
            </w:r>
          </w:p>
        </w:tc>
      </w:tr>
      <w:tr w:rsidR="00124834" w:rsidRPr="00C51F00" w14:paraId="09A496A4" w14:textId="77777777" w:rsidTr="00C87062">
        <w:tc>
          <w:tcPr>
            <w:tcW w:w="980" w:type="dxa"/>
          </w:tcPr>
          <w:p w14:paraId="373EB833" w14:textId="7ADAF49E" w:rsidR="00124834" w:rsidRDefault="00124834" w:rsidP="00124834">
            <w:pPr>
              <w:ind w:left="0"/>
              <w:jc w:val="both"/>
              <w:rPr>
                <w:sz w:val="22"/>
                <w:szCs w:val="22"/>
              </w:rPr>
            </w:pPr>
            <w:r>
              <w:rPr>
                <w:sz w:val="22"/>
                <w:szCs w:val="22"/>
              </w:rPr>
              <w:t>11</w:t>
            </w:r>
          </w:p>
        </w:tc>
        <w:tc>
          <w:tcPr>
            <w:tcW w:w="1490" w:type="dxa"/>
          </w:tcPr>
          <w:p w14:paraId="7C2D4E1F" w14:textId="0D948FF5" w:rsidR="00124834" w:rsidRDefault="00124834" w:rsidP="00124834">
            <w:pPr>
              <w:ind w:left="0"/>
              <w:jc w:val="both"/>
              <w:rPr>
                <w:sz w:val="22"/>
                <w:szCs w:val="22"/>
              </w:rPr>
            </w:pPr>
            <w:r>
              <w:rPr>
                <w:sz w:val="22"/>
                <w:szCs w:val="22"/>
              </w:rPr>
              <w:t>KPI</w:t>
            </w:r>
          </w:p>
        </w:tc>
        <w:tc>
          <w:tcPr>
            <w:tcW w:w="1023" w:type="dxa"/>
          </w:tcPr>
          <w:p w14:paraId="711AF40B" w14:textId="5AA89858" w:rsidR="00124834" w:rsidRPr="00C51F00" w:rsidRDefault="00124834" w:rsidP="00124834">
            <w:pPr>
              <w:ind w:left="0"/>
              <w:jc w:val="both"/>
              <w:rPr>
                <w:sz w:val="22"/>
                <w:szCs w:val="22"/>
              </w:rPr>
            </w:pPr>
            <w:proofErr w:type="spellStart"/>
            <w:r>
              <w:rPr>
                <w:sz w:val="22"/>
                <w:szCs w:val="22"/>
              </w:rPr>
              <w:t>Textfield</w:t>
            </w:r>
            <w:proofErr w:type="spellEnd"/>
          </w:p>
        </w:tc>
        <w:tc>
          <w:tcPr>
            <w:tcW w:w="1060" w:type="dxa"/>
          </w:tcPr>
          <w:p w14:paraId="321142B5" w14:textId="612437C9" w:rsidR="00124834" w:rsidRPr="00C51F00" w:rsidRDefault="00124834" w:rsidP="00124834">
            <w:pPr>
              <w:ind w:left="0"/>
              <w:jc w:val="both"/>
              <w:rPr>
                <w:sz w:val="22"/>
                <w:szCs w:val="22"/>
              </w:rPr>
            </w:pPr>
            <w:r w:rsidRPr="00C51F00">
              <w:rPr>
                <w:sz w:val="22"/>
                <w:szCs w:val="22"/>
              </w:rPr>
              <w:t>Yes</w:t>
            </w:r>
          </w:p>
        </w:tc>
        <w:tc>
          <w:tcPr>
            <w:tcW w:w="1288" w:type="dxa"/>
          </w:tcPr>
          <w:p w14:paraId="5B38E535" w14:textId="68FF0116" w:rsidR="00124834" w:rsidRPr="00C51F00" w:rsidRDefault="00124834" w:rsidP="00124834">
            <w:pPr>
              <w:ind w:left="0"/>
              <w:jc w:val="both"/>
              <w:rPr>
                <w:sz w:val="22"/>
                <w:szCs w:val="22"/>
              </w:rPr>
            </w:pPr>
            <w:r w:rsidRPr="00C51F00">
              <w:rPr>
                <w:sz w:val="22"/>
                <w:szCs w:val="22"/>
              </w:rPr>
              <w:t>Yes</w:t>
            </w:r>
          </w:p>
        </w:tc>
        <w:tc>
          <w:tcPr>
            <w:tcW w:w="1676" w:type="dxa"/>
          </w:tcPr>
          <w:p w14:paraId="30BDF8B9" w14:textId="343B2C08" w:rsidR="00124834" w:rsidRPr="00C51F00" w:rsidRDefault="00124834" w:rsidP="00124834">
            <w:pPr>
              <w:ind w:left="0"/>
              <w:jc w:val="both"/>
              <w:rPr>
                <w:sz w:val="22"/>
                <w:szCs w:val="22"/>
              </w:rPr>
            </w:pPr>
            <w:r>
              <w:rPr>
                <w:sz w:val="22"/>
                <w:szCs w:val="22"/>
              </w:rPr>
              <w:t>20 characters</w:t>
            </w:r>
          </w:p>
        </w:tc>
        <w:tc>
          <w:tcPr>
            <w:tcW w:w="1766" w:type="dxa"/>
          </w:tcPr>
          <w:p w14:paraId="02FB9C37" w14:textId="7BFF4985" w:rsidR="00124834" w:rsidRPr="00C51F00" w:rsidRDefault="00C87062" w:rsidP="00124834">
            <w:pPr>
              <w:ind w:left="0"/>
              <w:jc w:val="both"/>
              <w:rPr>
                <w:sz w:val="22"/>
                <w:szCs w:val="22"/>
              </w:rPr>
            </w:pPr>
            <w:r>
              <w:rPr>
                <w:sz w:val="22"/>
                <w:szCs w:val="22"/>
              </w:rPr>
              <w:t>Show employee KPI level</w:t>
            </w:r>
          </w:p>
        </w:tc>
      </w:tr>
      <w:tr w:rsidR="00124834" w:rsidRPr="00C51F00" w14:paraId="3B51DE3D" w14:textId="77777777" w:rsidTr="00C87062">
        <w:tc>
          <w:tcPr>
            <w:tcW w:w="980" w:type="dxa"/>
          </w:tcPr>
          <w:p w14:paraId="47F6269B" w14:textId="774C5AF9" w:rsidR="00124834" w:rsidRDefault="00124834" w:rsidP="00124834">
            <w:pPr>
              <w:ind w:left="0"/>
              <w:jc w:val="both"/>
              <w:rPr>
                <w:sz w:val="22"/>
                <w:szCs w:val="22"/>
              </w:rPr>
            </w:pPr>
            <w:r>
              <w:rPr>
                <w:sz w:val="22"/>
                <w:szCs w:val="22"/>
              </w:rPr>
              <w:t>12</w:t>
            </w:r>
          </w:p>
        </w:tc>
        <w:tc>
          <w:tcPr>
            <w:tcW w:w="1490" w:type="dxa"/>
          </w:tcPr>
          <w:p w14:paraId="4933F1CF" w14:textId="3092B4AB" w:rsidR="00124834" w:rsidRDefault="00124834" w:rsidP="00124834">
            <w:pPr>
              <w:ind w:left="0"/>
              <w:jc w:val="both"/>
              <w:rPr>
                <w:sz w:val="22"/>
                <w:szCs w:val="22"/>
              </w:rPr>
            </w:pPr>
            <w:r>
              <w:rPr>
                <w:sz w:val="22"/>
                <w:szCs w:val="22"/>
              </w:rPr>
              <w:t>KPI salary</w:t>
            </w:r>
          </w:p>
        </w:tc>
        <w:tc>
          <w:tcPr>
            <w:tcW w:w="1023" w:type="dxa"/>
          </w:tcPr>
          <w:p w14:paraId="68D06272" w14:textId="5E6A8D12" w:rsidR="00124834" w:rsidRPr="00C51F00" w:rsidRDefault="00124834" w:rsidP="00124834">
            <w:pPr>
              <w:ind w:left="0"/>
              <w:jc w:val="both"/>
              <w:rPr>
                <w:sz w:val="22"/>
                <w:szCs w:val="22"/>
              </w:rPr>
            </w:pPr>
            <w:proofErr w:type="spellStart"/>
            <w:r>
              <w:rPr>
                <w:sz w:val="22"/>
                <w:szCs w:val="22"/>
              </w:rPr>
              <w:t>Textfield</w:t>
            </w:r>
            <w:proofErr w:type="spellEnd"/>
          </w:p>
        </w:tc>
        <w:tc>
          <w:tcPr>
            <w:tcW w:w="1060" w:type="dxa"/>
          </w:tcPr>
          <w:p w14:paraId="1D5D9DDC" w14:textId="4FA98ADD" w:rsidR="00124834" w:rsidRPr="00C51F00" w:rsidRDefault="00124834" w:rsidP="00124834">
            <w:pPr>
              <w:ind w:left="0"/>
              <w:jc w:val="both"/>
              <w:rPr>
                <w:sz w:val="22"/>
                <w:szCs w:val="22"/>
              </w:rPr>
            </w:pPr>
            <w:r w:rsidRPr="00C51F00">
              <w:rPr>
                <w:sz w:val="22"/>
                <w:szCs w:val="22"/>
              </w:rPr>
              <w:t>Yes</w:t>
            </w:r>
          </w:p>
        </w:tc>
        <w:tc>
          <w:tcPr>
            <w:tcW w:w="1288" w:type="dxa"/>
          </w:tcPr>
          <w:p w14:paraId="2B7DD0B9" w14:textId="5546757B" w:rsidR="00124834" w:rsidRPr="00C51F00" w:rsidRDefault="00124834" w:rsidP="00124834">
            <w:pPr>
              <w:ind w:left="0"/>
              <w:jc w:val="both"/>
              <w:rPr>
                <w:sz w:val="22"/>
                <w:szCs w:val="22"/>
              </w:rPr>
            </w:pPr>
            <w:r w:rsidRPr="00C51F00">
              <w:rPr>
                <w:sz w:val="22"/>
                <w:szCs w:val="22"/>
              </w:rPr>
              <w:t>Yes</w:t>
            </w:r>
          </w:p>
        </w:tc>
        <w:tc>
          <w:tcPr>
            <w:tcW w:w="1676" w:type="dxa"/>
          </w:tcPr>
          <w:p w14:paraId="14BD0DD8" w14:textId="1182AE51" w:rsidR="00124834" w:rsidRPr="00C51F00" w:rsidRDefault="00124834" w:rsidP="00124834">
            <w:pPr>
              <w:ind w:left="0"/>
              <w:jc w:val="both"/>
              <w:rPr>
                <w:sz w:val="22"/>
                <w:szCs w:val="22"/>
              </w:rPr>
            </w:pPr>
            <w:r>
              <w:rPr>
                <w:sz w:val="22"/>
                <w:szCs w:val="22"/>
              </w:rPr>
              <w:t>20 characters</w:t>
            </w:r>
          </w:p>
        </w:tc>
        <w:tc>
          <w:tcPr>
            <w:tcW w:w="1766" w:type="dxa"/>
          </w:tcPr>
          <w:p w14:paraId="33C8D9A2" w14:textId="2DFF32D1" w:rsidR="00124834" w:rsidRPr="00C51F00" w:rsidRDefault="00C87062" w:rsidP="00124834">
            <w:pPr>
              <w:ind w:left="0"/>
              <w:jc w:val="both"/>
              <w:rPr>
                <w:sz w:val="22"/>
                <w:szCs w:val="22"/>
              </w:rPr>
            </w:pPr>
            <w:r>
              <w:rPr>
                <w:sz w:val="22"/>
                <w:szCs w:val="22"/>
              </w:rPr>
              <w:t>Show employee KPI salary</w:t>
            </w:r>
          </w:p>
        </w:tc>
      </w:tr>
      <w:tr w:rsidR="00124834" w:rsidRPr="00C51F00" w14:paraId="43CD3B31" w14:textId="77777777" w:rsidTr="00C87062">
        <w:tc>
          <w:tcPr>
            <w:tcW w:w="980" w:type="dxa"/>
          </w:tcPr>
          <w:p w14:paraId="507C221E" w14:textId="29061A12" w:rsidR="00124834" w:rsidRDefault="00124834" w:rsidP="00124834">
            <w:pPr>
              <w:ind w:left="0"/>
              <w:jc w:val="both"/>
              <w:rPr>
                <w:sz w:val="22"/>
                <w:szCs w:val="22"/>
              </w:rPr>
            </w:pPr>
            <w:r>
              <w:rPr>
                <w:sz w:val="22"/>
                <w:szCs w:val="22"/>
              </w:rPr>
              <w:t>13</w:t>
            </w:r>
          </w:p>
        </w:tc>
        <w:tc>
          <w:tcPr>
            <w:tcW w:w="1490" w:type="dxa"/>
          </w:tcPr>
          <w:p w14:paraId="4535C937" w14:textId="49CC8830" w:rsidR="00124834" w:rsidRDefault="00124834" w:rsidP="00124834">
            <w:pPr>
              <w:ind w:left="0"/>
              <w:jc w:val="both"/>
              <w:rPr>
                <w:sz w:val="22"/>
                <w:szCs w:val="22"/>
              </w:rPr>
            </w:pPr>
            <w:r>
              <w:rPr>
                <w:sz w:val="22"/>
                <w:szCs w:val="22"/>
              </w:rPr>
              <w:t>Recruitment commission</w:t>
            </w:r>
          </w:p>
        </w:tc>
        <w:tc>
          <w:tcPr>
            <w:tcW w:w="1023" w:type="dxa"/>
          </w:tcPr>
          <w:p w14:paraId="3B752789" w14:textId="4DC5133A" w:rsidR="00124834" w:rsidRPr="00C51F00" w:rsidRDefault="00124834" w:rsidP="00124834">
            <w:pPr>
              <w:ind w:left="0"/>
              <w:jc w:val="both"/>
              <w:rPr>
                <w:sz w:val="22"/>
                <w:szCs w:val="22"/>
              </w:rPr>
            </w:pPr>
            <w:proofErr w:type="spellStart"/>
            <w:r>
              <w:rPr>
                <w:sz w:val="22"/>
                <w:szCs w:val="22"/>
              </w:rPr>
              <w:t>Textfield</w:t>
            </w:r>
            <w:proofErr w:type="spellEnd"/>
          </w:p>
        </w:tc>
        <w:tc>
          <w:tcPr>
            <w:tcW w:w="1060" w:type="dxa"/>
          </w:tcPr>
          <w:p w14:paraId="187A8378" w14:textId="684D2A8E" w:rsidR="00124834" w:rsidRPr="00C51F00" w:rsidRDefault="00124834" w:rsidP="00124834">
            <w:pPr>
              <w:ind w:left="0"/>
              <w:jc w:val="both"/>
              <w:rPr>
                <w:sz w:val="22"/>
                <w:szCs w:val="22"/>
              </w:rPr>
            </w:pPr>
            <w:r w:rsidRPr="00C51F00">
              <w:rPr>
                <w:sz w:val="22"/>
                <w:szCs w:val="22"/>
              </w:rPr>
              <w:t>Yes</w:t>
            </w:r>
          </w:p>
        </w:tc>
        <w:tc>
          <w:tcPr>
            <w:tcW w:w="1288" w:type="dxa"/>
          </w:tcPr>
          <w:p w14:paraId="2F125E1F" w14:textId="00E95E72" w:rsidR="00124834" w:rsidRPr="00C51F00" w:rsidRDefault="00124834" w:rsidP="00124834">
            <w:pPr>
              <w:ind w:left="0"/>
              <w:jc w:val="both"/>
              <w:rPr>
                <w:sz w:val="22"/>
                <w:szCs w:val="22"/>
              </w:rPr>
            </w:pPr>
            <w:r w:rsidRPr="00C51F00">
              <w:rPr>
                <w:sz w:val="22"/>
                <w:szCs w:val="22"/>
              </w:rPr>
              <w:t>Yes</w:t>
            </w:r>
          </w:p>
        </w:tc>
        <w:tc>
          <w:tcPr>
            <w:tcW w:w="1676" w:type="dxa"/>
          </w:tcPr>
          <w:p w14:paraId="6EB1A8B2" w14:textId="0584895B" w:rsidR="00124834" w:rsidRPr="00C51F00" w:rsidRDefault="00124834" w:rsidP="00124834">
            <w:pPr>
              <w:ind w:left="0"/>
              <w:jc w:val="both"/>
              <w:rPr>
                <w:sz w:val="22"/>
                <w:szCs w:val="22"/>
              </w:rPr>
            </w:pPr>
            <w:r>
              <w:rPr>
                <w:sz w:val="22"/>
                <w:szCs w:val="22"/>
              </w:rPr>
              <w:t>20 characters</w:t>
            </w:r>
          </w:p>
        </w:tc>
        <w:tc>
          <w:tcPr>
            <w:tcW w:w="1766" w:type="dxa"/>
          </w:tcPr>
          <w:p w14:paraId="30A1A1E9" w14:textId="41E77968" w:rsidR="00124834" w:rsidRPr="00C51F00" w:rsidRDefault="00C87062" w:rsidP="00124834">
            <w:pPr>
              <w:ind w:left="0"/>
              <w:jc w:val="both"/>
              <w:rPr>
                <w:sz w:val="22"/>
                <w:szCs w:val="22"/>
              </w:rPr>
            </w:pPr>
            <w:r>
              <w:rPr>
                <w:sz w:val="22"/>
                <w:szCs w:val="22"/>
              </w:rPr>
              <w:t>Show recruitment commission</w:t>
            </w:r>
          </w:p>
        </w:tc>
      </w:tr>
      <w:tr w:rsidR="00C87062" w:rsidRPr="00C51F00" w14:paraId="75FBCD9D" w14:textId="77777777" w:rsidTr="00C87062">
        <w:tc>
          <w:tcPr>
            <w:tcW w:w="980" w:type="dxa"/>
          </w:tcPr>
          <w:p w14:paraId="3714B901" w14:textId="7416C5BB" w:rsidR="00C87062" w:rsidRDefault="00C87062" w:rsidP="00C87062">
            <w:pPr>
              <w:ind w:left="0"/>
              <w:jc w:val="both"/>
              <w:rPr>
                <w:sz w:val="22"/>
                <w:szCs w:val="22"/>
              </w:rPr>
            </w:pPr>
            <w:r>
              <w:rPr>
                <w:sz w:val="22"/>
                <w:szCs w:val="22"/>
              </w:rPr>
              <w:lastRenderedPageBreak/>
              <w:t>14</w:t>
            </w:r>
          </w:p>
        </w:tc>
        <w:tc>
          <w:tcPr>
            <w:tcW w:w="1490" w:type="dxa"/>
          </w:tcPr>
          <w:p w14:paraId="310A36B4" w14:textId="37C60DD3" w:rsidR="00C87062" w:rsidRDefault="00C87062" w:rsidP="00C87062">
            <w:pPr>
              <w:ind w:left="0"/>
              <w:jc w:val="both"/>
              <w:rPr>
                <w:sz w:val="22"/>
                <w:szCs w:val="22"/>
              </w:rPr>
            </w:pPr>
            <w:r>
              <w:rPr>
                <w:sz w:val="22"/>
                <w:szCs w:val="22"/>
              </w:rPr>
              <w:t>Overtime hours</w:t>
            </w:r>
          </w:p>
        </w:tc>
        <w:tc>
          <w:tcPr>
            <w:tcW w:w="1023" w:type="dxa"/>
          </w:tcPr>
          <w:p w14:paraId="6FE15AF9" w14:textId="220F1AA0" w:rsidR="00C87062" w:rsidRDefault="00C87062" w:rsidP="00C87062">
            <w:pPr>
              <w:ind w:left="0"/>
              <w:jc w:val="both"/>
              <w:rPr>
                <w:sz w:val="22"/>
                <w:szCs w:val="22"/>
              </w:rPr>
            </w:pPr>
            <w:proofErr w:type="spellStart"/>
            <w:r>
              <w:rPr>
                <w:sz w:val="22"/>
                <w:szCs w:val="22"/>
              </w:rPr>
              <w:t>Textfield</w:t>
            </w:r>
            <w:proofErr w:type="spellEnd"/>
          </w:p>
        </w:tc>
        <w:tc>
          <w:tcPr>
            <w:tcW w:w="1060" w:type="dxa"/>
          </w:tcPr>
          <w:p w14:paraId="336BFC84" w14:textId="387D3555" w:rsidR="00C87062" w:rsidRPr="00C51F00" w:rsidRDefault="00C87062" w:rsidP="00C87062">
            <w:pPr>
              <w:ind w:left="0"/>
              <w:jc w:val="both"/>
              <w:rPr>
                <w:sz w:val="22"/>
                <w:szCs w:val="22"/>
              </w:rPr>
            </w:pPr>
            <w:r w:rsidRPr="00C51F00">
              <w:rPr>
                <w:sz w:val="22"/>
                <w:szCs w:val="22"/>
              </w:rPr>
              <w:t>Yes</w:t>
            </w:r>
          </w:p>
        </w:tc>
        <w:tc>
          <w:tcPr>
            <w:tcW w:w="1288" w:type="dxa"/>
          </w:tcPr>
          <w:p w14:paraId="50C329BF" w14:textId="3673C31D" w:rsidR="00C87062" w:rsidRPr="00C51F00" w:rsidRDefault="00C87062" w:rsidP="00C87062">
            <w:pPr>
              <w:ind w:left="0"/>
              <w:jc w:val="both"/>
              <w:rPr>
                <w:sz w:val="22"/>
                <w:szCs w:val="22"/>
              </w:rPr>
            </w:pPr>
            <w:r w:rsidRPr="00C51F00">
              <w:rPr>
                <w:sz w:val="22"/>
                <w:szCs w:val="22"/>
              </w:rPr>
              <w:t>Yes</w:t>
            </w:r>
          </w:p>
        </w:tc>
        <w:tc>
          <w:tcPr>
            <w:tcW w:w="1676" w:type="dxa"/>
          </w:tcPr>
          <w:p w14:paraId="6A255D66" w14:textId="1DB2F4CA" w:rsidR="00C87062" w:rsidRDefault="00C87062" w:rsidP="00C87062">
            <w:pPr>
              <w:ind w:left="0"/>
              <w:jc w:val="both"/>
              <w:rPr>
                <w:sz w:val="22"/>
                <w:szCs w:val="22"/>
              </w:rPr>
            </w:pPr>
            <w:r>
              <w:rPr>
                <w:sz w:val="22"/>
                <w:szCs w:val="22"/>
              </w:rPr>
              <w:t>20 characters</w:t>
            </w:r>
          </w:p>
        </w:tc>
        <w:tc>
          <w:tcPr>
            <w:tcW w:w="1766" w:type="dxa"/>
          </w:tcPr>
          <w:p w14:paraId="367D0A2A" w14:textId="3893EFC2" w:rsidR="00C87062" w:rsidRDefault="00C87062" w:rsidP="00C87062">
            <w:pPr>
              <w:ind w:left="0"/>
              <w:jc w:val="both"/>
              <w:rPr>
                <w:sz w:val="22"/>
                <w:szCs w:val="22"/>
              </w:rPr>
            </w:pPr>
            <w:r>
              <w:rPr>
                <w:sz w:val="22"/>
                <w:szCs w:val="22"/>
              </w:rPr>
              <w:t>Show employee overtime hours</w:t>
            </w:r>
          </w:p>
        </w:tc>
      </w:tr>
      <w:tr w:rsidR="00C87062" w:rsidRPr="00C51F00" w14:paraId="3A4F0911" w14:textId="77777777" w:rsidTr="00C87062">
        <w:tc>
          <w:tcPr>
            <w:tcW w:w="980" w:type="dxa"/>
          </w:tcPr>
          <w:p w14:paraId="175A8757" w14:textId="0F185AD1" w:rsidR="00C87062" w:rsidRDefault="00C87062" w:rsidP="00C87062">
            <w:pPr>
              <w:ind w:left="0"/>
              <w:jc w:val="both"/>
              <w:rPr>
                <w:sz w:val="22"/>
                <w:szCs w:val="22"/>
              </w:rPr>
            </w:pPr>
            <w:r>
              <w:rPr>
                <w:sz w:val="22"/>
                <w:szCs w:val="22"/>
              </w:rPr>
              <w:t>15</w:t>
            </w:r>
          </w:p>
        </w:tc>
        <w:tc>
          <w:tcPr>
            <w:tcW w:w="1490" w:type="dxa"/>
          </w:tcPr>
          <w:p w14:paraId="0706DAE4" w14:textId="401EAA5E" w:rsidR="00C87062" w:rsidRDefault="00C87062" w:rsidP="00C87062">
            <w:pPr>
              <w:ind w:left="0"/>
              <w:jc w:val="both"/>
              <w:rPr>
                <w:sz w:val="22"/>
                <w:szCs w:val="22"/>
              </w:rPr>
            </w:pPr>
            <w:r>
              <w:rPr>
                <w:sz w:val="22"/>
                <w:szCs w:val="22"/>
              </w:rPr>
              <w:t>OT salary</w:t>
            </w:r>
          </w:p>
        </w:tc>
        <w:tc>
          <w:tcPr>
            <w:tcW w:w="1023" w:type="dxa"/>
          </w:tcPr>
          <w:p w14:paraId="2D081ED7" w14:textId="70AA433C" w:rsidR="00C87062" w:rsidRPr="00C51F00" w:rsidRDefault="00C87062" w:rsidP="00C87062">
            <w:pPr>
              <w:ind w:left="0"/>
              <w:jc w:val="both"/>
              <w:rPr>
                <w:sz w:val="22"/>
                <w:szCs w:val="22"/>
              </w:rPr>
            </w:pPr>
            <w:proofErr w:type="spellStart"/>
            <w:r>
              <w:rPr>
                <w:sz w:val="22"/>
                <w:szCs w:val="22"/>
              </w:rPr>
              <w:t>Textfield</w:t>
            </w:r>
            <w:proofErr w:type="spellEnd"/>
          </w:p>
        </w:tc>
        <w:tc>
          <w:tcPr>
            <w:tcW w:w="1060" w:type="dxa"/>
          </w:tcPr>
          <w:p w14:paraId="2B93F8EC" w14:textId="2E8AE931" w:rsidR="00C87062" w:rsidRPr="00C51F00" w:rsidRDefault="00C87062" w:rsidP="00C87062">
            <w:pPr>
              <w:ind w:left="0"/>
              <w:jc w:val="both"/>
              <w:rPr>
                <w:sz w:val="22"/>
                <w:szCs w:val="22"/>
              </w:rPr>
            </w:pPr>
            <w:r w:rsidRPr="00C51F00">
              <w:rPr>
                <w:sz w:val="22"/>
                <w:szCs w:val="22"/>
              </w:rPr>
              <w:t>Yes</w:t>
            </w:r>
          </w:p>
        </w:tc>
        <w:tc>
          <w:tcPr>
            <w:tcW w:w="1288" w:type="dxa"/>
          </w:tcPr>
          <w:p w14:paraId="66C12EE7" w14:textId="279E02C2" w:rsidR="00C87062" w:rsidRPr="00C51F00" w:rsidRDefault="00C87062" w:rsidP="00C87062">
            <w:pPr>
              <w:ind w:left="0"/>
              <w:jc w:val="both"/>
              <w:rPr>
                <w:sz w:val="22"/>
                <w:szCs w:val="22"/>
              </w:rPr>
            </w:pPr>
            <w:r w:rsidRPr="00C51F00">
              <w:rPr>
                <w:sz w:val="22"/>
                <w:szCs w:val="22"/>
              </w:rPr>
              <w:t>Yes</w:t>
            </w:r>
          </w:p>
        </w:tc>
        <w:tc>
          <w:tcPr>
            <w:tcW w:w="1676" w:type="dxa"/>
          </w:tcPr>
          <w:p w14:paraId="1C314476" w14:textId="618A6A19" w:rsidR="00C87062" w:rsidRPr="00C51F00" w:rsidRDefault="00C87062" w:rsidP="00C87062">
            <w:pPr>
              <w:ind w:left="0"/>
              <w:jc w:val="both"/>
              <w:rPr>
                <w:sz w:val="22"/>
                <w:szCs w:val="22"/>
              </w:rPr>
            </w:pPr>
            <w:r>
              <w:rPr>
                <w:sz w:val="22"/>
                <w:szCs w:val="22"/>
              </w:rPr>
              <w:t>20 characters</w:t>
            </w:r>
          </w:p>
        </w:tc>
        <w:tc>
          <w:tcPr>
            <w:tcW w:w="1766" w:type="dxa"/>
          </w:tcPr>
          <w:p w14:paraId="291C35F7" w14:textId="7CD0C581" w:rsidR="00C87062" w:rsidRPr="00C51F00" w:rsidRDefault="00C87062" w:rsidP="00C87062">
            <w:pPr>
              <w:ind w:left="0"/>
              <w:jc w:val="both"/>
              <w:rPr>
                <w:sz w:val="22"/>
                <w:szCs w:val="22"/>
              </w:rPr>
            </w:pPr>
            <w:r>
              <w:rPr>
                <w:sz w:val="22"/>
                <w:szCs w:val="22"/>
              </w:rPr>
              <w:t>Show employee OT salary</w:t>
            </w:r>
          </w:p>
        </w:tc>
      </w:tr>
      <w:tr w:rsidR="00C87062" w:rsidRPr="00C51F00" w14:paraId="65559ECB" w14:textId="77777777" w:rsidTr="00C87062">
        <w:tc>
          <w:tcPr>
            <w:tcW w:w="980" w:type="dxa"/>
          </w:tcPr>
          <w:p w14:paraId="512BF000" w14:textId="7BC102C8" w:rsidR="00C87062" w:rsidRDefault="00C87062" w:rsidP="00C87062">
            <w:pPr>
              <w:ind w:left="0"/>
              <w:jc w:val="both"/>
              <w:rPr>
                <w:sz w:val="22"/>
                <w:szCs w:val="22"/>
              </w:rPr>
            </w:pPr>
            <w:r>
              <w:rPr>
                <w:sz w:val="22"/>
                <w:szCs w:val="22"/>
              </w:rPr>
              <w:t>16</w:t>
            </w:r>
          </w:p>
        </w:tc>
        <w:tc>
          <w:tcPr>
            <w:tcW w:w="1490" w:type="dxa"/>
          </w:tcPr>
          <w:p w14:paraId="1DA30259" w14:textId="0D74E118" w:rsidR="00C87062" w:rsidRDefault="00C87062" w:rsidP="00C87062">
            <w:pPr>
              <w:ind w:left="0"/>
              <w:jc w:val="both"/>
              <w:rPr>
                <w:sz w:val="22"/>
                <w:szCs w:val="22"/>
              </w:rPr>
            </w:pPr>
            <w:r>
              <w:rPr>
                <w:sz w:val="22"/>
                <w:szCs w:val="22"/>
              </w:rPr>
              <w:t>R</w:t>
            </w:r>
            <w:r w:rsidRPr="00DE3580">
              <w:rPr>
                <w:sz w:val="22"/>
                <w:szCs w:val="22"/>
              </w:rPr>
              <w:t>emaining number of annual leave days</w:t>
            </w:r>
          </w:p>
        </w:tc>
        <w:tc>
          <w:tcPr>
            <w:tcW w:w="1023" w:type="dxa"/>
          </w:tcPr>
          <w:p w14:paraId="119DDBB7" w14:textId="502B1556" w:rsidR="00C87062" w:rsidRPr="00C51F00" w:rsidRDefault="00C87062" w:rsidP="00C87062">
            <w:pPr>
              <w:ind w:left="0"/>
              <w:jc w:val="both"/>
              <w:rPr>
                <w:sz w:val="22"/>
                <w:szCs w:val="22"/>
              </w:rPr>
            </w:pPr>
            <w:proofErr w:type="spellStart"/>
            <w:r>
              <w:rPr>
                <w:sz w:val="22"/>
                <w:szCs w:val="22"/>
              </w:rPr>
              <w:t>Textfield</w:t>
            </w:r>
            <w:proofErr w:type="spellEnd"/>
          </w:p>
        </w:tc>
        <w:tc>
          <w:tcPr>
            <w:tcW w:w="1060" w:type="dxa"/>
          </w:tcPr>
          <w:p w14:paraId="7002A49D" w14:textId="30EB19D9" w:rsidR="00C87062" w:rsidRPr="00C51F00" w:rsidRDefault="00C87062" w:rsidP="00C87062">
            <w:pPr>
              <w:ind w:left="0"/>
              <w:jc w:val="both"/>
              <w:rPr>
                <w:sz w:val="22"/>
                <w:szCs w:val="22"/>
              </w:rPr>
            </w:pPr>
            <w:r w:rsidRPr="00C51F00">
              <w:rPr>
                <w:sz w:val="22"/>
                <w:szCs w:val="22"/>
              </w:rPr>
              <w:t>Yes</w:t>
            </w:r>
          </w:p>
        </w:tc>
        <w:tc>
          <w:tcPr>
            <w:tcW w:w="1288" w:type="dxa"/>
          </w:tcPr>
          <w:p w14:paraId="30721086" w14:textId="72678C3E" w:rsidR="00C87062" w:rsidRPr="00C51F00" w:rsidRDefault="00C87062" w:rsidP="00C87062">
            <w:pPr>
              <w:ind w:left="0"/>
              <w:jc w:val="both"/>
              <w:rPr>
                <w:sz w:val="22"/>
                <w:szCs w:val="22"/>
              </w:rPr>
            </w:pPr>
            <w:r w:rsidRPr="00C51F00">
              <w:rPr>
                <w:sz w:val="22"/>
                <w:szCs w:val="22"/>
              </w:rPr>
              <w:t>Yes</w:t>
            </w:r>
          </w:p>
        </w:tc>
        <w:tc>
          <w:tcPr>
            <w:tcW w:w="1676" w:type="dxa"/>
          </w:tcPr>
          <w:p w14:paraId="22F0B754" w14:textId="475C60BD" w:rsidR="00C87062" w:rsidRPr="00C51F00" w:rsidRDefault="00C87062" w:rsidP="00C87062">
            <w:pPr>
              <w:ind w:left="0"/>
              <w:jc w:val="both"/>
              <w:rPr>
                <w:sz w:val="22"/>
                <w:szCs w:val="22"/>
              </w:rPr>
            </w:pPr>
            <w:r>
              <w:rPr>
                <w:sz w:val="22"/>
                <w:szCs w:val="22"/>
              </w:rPr>
              <w:t>DD</w:t>
            </w:r>
          </w:p>
        </w:tc>
        <w:tc>
          <w:tcPr>
            <w:tcW w:w="1766" w:type="dxa"/>
          </w:tcPr>
          <w:p w14:paraId="07B5D268" w14:textId="4F7DBB7B" w:rsidR="00C87062" w:rsidRPr="00C51F00" w:rsidRDefault="00C87062" w:rsidP="00C87062">
            <w:pPr>
              <w:ind w:left="0"/>
              <w:jc w:val="both"/>
              <w:rPr>
                <w:sz w:val="22"/>
                <w:szCs w:val="22"/>
              </w:rPr>
            </w:pPr>
            <w:r>
              <w:rPr>
                <w:sz w:val="22"/>
                <w:szCs w:val="22"/>
              </w:rPr>
              <w:t>Show the number of employee remaining annual leave</w:t>
            </w:r>
          </w:p>
        </w:tc>
      </w:tr>
      <w:tr w:rsidR="00C87062" w:rsidRPr="00C51F00" w14:paraId="59965B4F" w14:textId="77777777" w:rsidTr="00C87062">
        <w:tc>
          <w:tcPr>
            <w:tcW w:w="980" w:type="dxa"/>
          </w:tcPr>
          <w:p w14:paraId="10967815" w14:textId="1A338069" w:rsidR="00C87062" w:rsidRDefault="00C87062" w:rsidP="00C87062">
            <w:pPr>
              <w:ind w:left="0"/>
              <w:jc w:val="both"/>
              <w:rPr>
                <w:sz w:val="22"/>
                <w:szCs w:val="22"/>
              </w:rPr>
            </w:pPr>
            <w:r>
              <w:rPr>
                <w:sz w:val="22"/>
                <w:szCs w:val="22"/>
              </w:rPr>
              <w:t>17</w:t>
            </w:r>
          </w:p>
        </w:tc>
        <w:tc>
          <w:tcPr>
            <w:tcW w:w="1490" w:type="dxa"/>
          </w:tcPr>
          <w:p w14:paraId="7789693C" w14:textId="312520CA" w:rsidR="00C87062" w:rsidRDefault="00C87062" w:rsidP="00C87062">
            <w:pPr>
              <w:ind w:left="0"/>
              <w:jc w:val="both"/>
              <w:rPr>
                <w:sz w:val="22"/>
                <w:szCs w:val="22"/>
              </w:rPr>
            </w:pPr>
            <w:r>
              <w:rPr>
                <w:sz w:val="22"/>
                <w:szCs w:val="22"/>
              </w:rPr>
              <w:t>Banking</w:t>
            </w:r>
          </w:p>
        </w:tc>
        <w:tc>
          <w:tcPr>
            <w:tcW w:w="1023" w:type="dxa"/>
          </w:tcPr>
          <w:p w14:paraId="6D97180F" w14:textId="0DA6A9E6" w:rsidR="00C87062" w:rsidRPr="00C51F00" w:rsidRDefault="00C87062" w:rsidP="00C87062">
            <w:pPr>
              <w:ind w:left="0"/>
              <w:jc w:val="both"/>
              <w:rPr>
                <w:sz w:val="22"/>
                <w:szCs w:val="22"/>
              </w:rPr>
            </w:pPr>
            <w:proofErr w:type="spellStart"/>
            <w:r>
              <w:rPr>
                <w:sz w:val="22"/>
                <w:szCs w:val="22"/>
              </w:rPr>
              <w:t>Textfield</w:t>
            </w:r>
            <w:proofErr w:type="spellEnd"/>
          </w:p>
        </w:tc>
        <w:tc>
          <w:tcPr>
            <w:tcW w:w="1060" w:type="dxa"/>
          </w:tcPr>
          <w:p w14:paraId="5882DBA1" w14:textId="6B6716EE" w:rsidR="00C87062" w:rsidRPr="00C51F00" w:rsidRDefault="00C87062" w:rsidP="00C87062">
            <w:pPr>
              <w:ind w:left="0"/>
              <w:jc w:val="both"/>
              <w:rPr>
                <w:sz w:val="22"/>
                <w:szCs w:val="22"/>
              </w:rPr>
            </w:pPr>
            <w:r w:rsidRPr="00C51F00">
              <w:rPr>
                <w:sz w:val="22"/>
                <w:szCs w:val="22"/>
              </w:rPr>
              <w:t>Yes</w:t>
            </w:r>
          </w:p>
        </w:tc>
        <w:tc>
          <w:tcPr>
            <w:tcW w:w="1288" w:type="dxa"/>
          </w:tcPr>
          <w:p w14:paraId="2F3083C9" w14:textId="5CFFE27B" w:rsidR="00C87062" w:rsidRPr="00C51F00" w:rsidRDefault="00C87062" w:rsidP="00C87062">
            <w:pPr>
              <w:ind w:left="0"/>
              <w:jc w:val="both"/>
              <w:rPr>
                <w:sz w:val="22"/>
                <w:szCs w:val="22"/>
              </w:rPr>
            </w:pPr>
            <w:r w:rsidRPr="00C51F00">
              <w:rPr>
                <w:sz w:val="22"/>
                <w:szCs w:val="22"/>
              </w:rPr>
              <w:t>Yes</w:t>
            </w:r>
          </w:p>
        </w:tc>
        <w:tc>
          <w:tcPr>
            <w:tcW w:w="1676" w:type="dxa"/>
          </w:tcPr>
          <w:p w14:paraId="733C76C1" w14:textId="64EAFED2" w:rsidR="00C87062" w:rsidRPr="00C51F00" w:rsidRDefault="00C87062" w:rsidP="00C87062">
            <w:pPr>
              <w:ind w:left="0"/>
              <w:jc w:val="both"/>
              <w:rPr>
                <w:sz w:val="22"/>
                <w:szCs w:val="22"/>
              </w:rPr>
            </w:pPr>
            <w:r>
              <w:rPr>
                <w:sz w:val="22"/>
                <w:szCs w:val="22"/>
              </w:rPr>
              <w:t>VNĐ</w:t>
            </w:r>
          </w:p>
        </w:tc>
        <w:tc>
          <w:tcPr>
            <w:tcW w:w="1766" w:type="dxa"/>
          </w:tcPr>
          <w:p w14:paraId="71A4C7EA" w14:textId="1A827F19" w:rsidR="00C87062" w:rsidRPr="00C51F00" w:rsidRDefault="00C87062" w:rsidP="00C87062">
            <w:pPr>
              <w:ind w:left="0"/>
              <w:jc w:val="both"/>
              <w:rPr>
                <w:sz w:val="22"/>
                <w:szCs w:val="22"/>
              </w:rPr>
            </w:pPr>
            <w:r>
              <w:rPr>
                <w:sz w:val="22"/>
                <w:szCs w:val="22"/>
              </w:rPr>
              <w:t>Show the form of salary transfer to employee via banking</w:t>
            </w:r>
          </w:p>
        </w:tc>
      </w:tr>
      <w:tr w:rsidR="00C87062" w:rsidRPr="00C51F00" w14:paraId="6F5FCE18" w14:textId="77777777" w:rsidTr="00C87062">
        <w:tc>
          <w:tcPr>
            <w:tcW w:w="980" w:type="dxa"/>
          </w:tcPr>
          <w:p w14:paraId="1EEF352F" w14:textId="10D0B4BC" w:rsidR="00C87062" w:rsidRDefault="00C87062" w:rsidP="00C87062">
            <w:pPr>
              <w:ind w:left="0"/>
              <w:jc w:val="both"/>
              <w:rPr>
                <w:sz w:val="22"/>
                <w:szCs w:val="22"/>
              </w:rPr>
            </w:pPr>
            <w:r>
              <w:rPr>
                <w:sz w:val="22"/>
                <w:szCs w:val="22"/>
              </w:rPr>
              <w:t>18</w:t>
            </w:r>
          </w:p>
        </w:tc>
        <w:tc>
          <w:tcPr>
            <w:tcW w:w="1490" w:type="dxa"/>
          </w:tcPr>
          <w:p w14:paraId="59D80013" w14:textId="15AA7CD1" w:rsidR="00C87062" w:rsidRDefault="00C87062" w:rsidP="00C87062">
            <w:pPr>
              <w:ind w:left="0"/>
              <w:jc w:val="both"/>
              <w:rPr>
                <w:sz w:val="22"/>
                <w:szCs w:val="22"/>
              </w:rPr>
            </w:pPr>
            <w:r>
              <w:rPr>
                <w:sz w:val="22"/>
                <w:szCs w:val="22"/>
              </w:rPr>
              <w:t>Cash</w:t>
            </w:r>
          </w:p>
        </w:tc>
        <w:tc>
          <w:tcPr>
            <w:tcW w:w="1023" w:type="dxa"/>
          </w:tcPr>
          <w:p w14:paraId="4E87B4FD" w14:textId="5BB8F974" w:rsidR="00C87062" w:rsidRPr="00C51F00" w:rsidRDefault="00C87062" w:rsidP="00C87062">
            <w:pPr>
              <w:ind w:left="0"/>
              <w:jc w:val="both"/>
              <w:rPr>
                <w:sz w:val="22"/>
                <w:szCs w:val="22"/>
              </w:rPr>
            </w:pPr>
            <w:proofErr w:type="spellStart"/>
            <w:r>
              <w:rPr>
                <w:sz w:val="22"/>
                <w:szCs w:val="22"/>
              </w:rPr>
              <w:t>Textfield</w:t>
            </w:r>
            <w:proofErr w:type="spellEnd"/>
          </w:p>
        </w:tc>
        <w:tc>
          <w:tcPr>
            <w:tcW w:w="1060" w:type="dxa"/>
          </w:tcPr>
          <w:p w14:paraId="473730D1" w14:textId="6A5200BA" w:rsidR="00C87062" w:rsidRPr="00C51F00" w:rsidRDefault="00C87062" w:rsidP="00C87062">
            <w:pPr>
              <w:ind w:left="0"/>
              <w:jc w:val="both"/>
              <w:rPr>
                <w:sz w:val="22"/>
                <w:szCs w:val="22"/>
              </w:rPr>
            </w:pPr>
            <w:r w:rsidRPr="00C51F00">
              <w:rPr>
                <w:sz w:val="22"/>
                <w:szCs w:val="22"/>
              </w:rPr>
              <w:t>Yes</w:t>
            </w:r>
          </w:p>
        </w:tc>
        <w:tc>
          <w:tcPr>
            <w:tcW w:w="1288" w:type="dxa"/>
          </w:tcPr>
          <w:p w14:paraId="2B5892C6" w14:textId="27E8C8AF" w:rsidR="00C87062" w:rsidRPr="00C51F00" w:rsidRDefault="00C87062" w:rsidP="00C87062">
            <w:pPr>
              <w:ind w:left="0"/>
              <w:jc w:val="both"/>
              <w:rPr>
                <w:sz w:val="22"/>
                <w:szCs w:val="22"/>
              </w:rPr>
            </w:pPr>
            <w:r w:rsidRPr="00C51F00">
              <w:rPr>
                <w:sz w:val="22"/>
                <w:szCs w:val="22"/>
              </w:rPr>
              <w:t>Yes</w:t>
            </w:r>
          </w:p>
        </w:tc>
        <w:tc>
          <w:tcPr>
            <w:tcW w:w="1676" w:type="dxa"/>
          </w:tcPr>
          <w:p w14:paraId="00038F66" w14:textId="4CDDC49E" w:rsidR="00C87062" w:rsidRPr="00C51F00" w:rsidRDefault="00C87062" w:rsidP="00C87062">
            <w:pPr>
              <w:ind w:left="0"/>
              <w:jc w:val="both"/>
              <w:rPr>
                <w:sz w:val="22"/>
                <w:szCs w:val="22"/>
              </w:rPr>
            </w:pPr>
            <w:r>
              <w:rPr>
                <w:sz w:val="22"/>
                <w:szCs w:val="22"/>
              </w:rPr>
              <w:t>VNĐ</w:t>
            </w:r>
          </w:p>
        </w:tc>
        <w:tc>
          <w:tcPr>
            <w:tcW w:w="1766" w:type="dxa"/>
          </w:tcPr>
          <w:p w14:paraId="23A0EAE3" w14:textId="33DF2925" w:rsidR="00C87062" w:rsidRPr="00C51F00" w:rsidRDefault="00C87062" w:rsidP="00C87062">
            <w:pPr>
              <w:ind w:left="0"/>
              <w:jc w:val="both"/>
              <w:rPr>
                <w:sz w:val="22"/>
                <w:szCs w:val="22"/>
              </w:rPr>
            </w:pPr>
            <w:r>
              <w:rPr>
                <w:sz w:val="22"/>
                <w:szCs w:val="22"/>
              </w:rPr>
              <w:t>Show the form of salary transfer to employee via cash</w:t>
            </w:r>
          </w:p>
        </w:tc>
      </w:tr>
      <w:tr w:rsidR="00C87062" w:rsidRPr="00C51F00" w14:paraId="36590D97" w14:textId="77777777" w:rsidTr="00C87062">
        <w:tc>
          <w:tcPr>
            <w:tcW w:w="980" w:type="dxa"/>
          </w:tcPr>
          <w:p w14:paraId="4CFD03FB" w14:textId="01776D57" w:rsidR="00C87062" w:rsidRDefault="00C87062" w:rsidP="00C87062">
            <w:pPr>
              <w:ind w:left="0"/>
              <w:jc w:val="both"/>
              <w:rPr>
                <w:sz w:val="22"/>
                <w:szCs w:val="22"/>
              </w:rPr>
            </w:pPr>
            <w:r>
              <w:rPr>
                <w:sz w:val="22"/>
                <w:szCs w:val="22"/>
              </w:rPr>
              <w:t>19</w:t>
            </w:r>
          </w:p>
        </w:tc>
        <w:tc>
          <w:tcPr>
            <w:tcW w:w="1490" w:type="dxa"/>
          </w:tcPr>
          <w:p w14:paraId="218EA3C1" w14:textId="52661EA4" w:rsidR="00C87062" w:rsidRDefault="00C87062" w:rsidP="00C87062">
            <w:pPr>
              <w:ind w:left="0"/>
              <w:jc w:val="both"/>
              <w:rPr>
                <w:sz w:val="22"/>
                <w:szCs w:val="22"/>
              </w:rPr>
            </w:pPr>
            <w:r>
              <w:rPr>
                <w:sz w:val="22"/>
                <w:szCs w:val="22"/>
              </w:rPr>
              <w:t>Total amount by number</w:t>
            </w:r>
          </w:p>
        </w:tc>
        <w:tc>
          <w:tcPr>
            <w:tcW w:w="1023" w:type="dxa"/>
          </w:tcPr>
          <w:p w14:paraId="782CE858" w14:textId="6DC4BA3F" w:rsidR="00C87062" w:rsidRPr="00C51F00" w:rsidRDefault="00C87062" w:rsidP="00C87062">
            <w:pPr>
              <w:ind w:left="0"/>
              <w:jc w:val="both"/>
              <w:rPr>
                <w:sz w:val="22"/>
                <w:szCs w:val="22"/>
              </w:rPr>
            </w:pPr>
            <w:proofErr w:type="spellStart"/>
            <w:r>
              <w:rPr>
                <w:sz w:val="22"/>
                <w:szCs w:val="22"/>
              </w:rPr>
              <w:t>Textfield</w:t>
            </w:r>
            <w:proofErr w:type="spellEnd"/>
          </w:p>
        </w:tc>
        <w:tc>
          <w:tcPr>
            <w:tcW w:w="1060" w:type="dxa"/>
          </w:tcPr>
          <w:p w14:paraId="6DDA71E0" w14:textId="27A56C91" w:rsidR="00C87062" w:rsidRPr="00C51F00" w:rsidRDefault="00C87062" w:rsidP="00C87062">
            <w:pPr>
              <w:ind w:left="0"/>
              <w:jc w:val="both"/>
              <w:rPr>
                <w:sz w:val="22"/>
                <w:szCs w:val="22"/>
              </w:rPr>
            </w:pPr>
            <w:r w:rsidRPr="00C51F00">
              <w:rPr>
                <w:sz w:val="22"/>
                <w:szCs w:val="22"/>
              </w:rPr>
              <w:t>Yes</w:t>
            </w:r>
          </w:p>
        </w:tc>
        <w:tc>
          <w:tcPr>
            <w:tcW w:w="1288" w:type="dxa"/>
          </w:tcPr>
          <w:p w14:paraId="704F8C98" w14:textId="777BDEA6" w:rsidR="00C87062" w:rsidRPr="00C51F00" w:rsidRDefault="00C87062" w:rsidP="00C87062">
            <w:pPr>
              <w:ind w:left="0"/>
              <w:jc w:val="both"/>
              <w:rPr>
                <w:sz w:val="22"/>
                <w:szCs w:val="22"/>
              </w:rPr>
            </w:pPr>
            <w:r w:rsidRPr="00C51F00">
              <w:rPr>
                <w:sz w:val="22"/>
                <w:szCs w:val="22"/>
              </w:rPr>
              <w:t>Yes</w:t>
            </w:r>
          </w:p>
        </w:tc>
        <w:tc>
          <w:tcPr>
            <w:tcW w:w="1676" w:type="dxa"/>
          </w:tcPr>
          <w:p w14:paraId="36D1848D" w14:textId="36B16186" w:rsidR="00C87062" w:rsidRPr="00C51F00" w:rsidRDefault="00C87062" w:rsidP="00C87062">
            <w:pPr>
              <w:ind w:left="0"/>
              <w:jc w:val="both"/>
              <w:rPr>
                <w:sz w:val="22"/>
                <w:szCs w:val="22"/>
              </w:rPr>
            </w:pPr>
            <w:r>
              <w:rPr>
                <w:sz w:val="22"/>
                <w:szCs w:val="22"/>
              </w:rPr>
              <w:t>VNĐ</w:t>
            </w:r>
          </w:p>
        </w:tc>
        <w:tc>
          <w:tcPr>
            <w:tcW w:w="1766" w:type="dxa"/>
          </w:tcPr>
          <w:p w14:paraId="1ED6ED44" w14:textId="4782AE5D" w:rsidR="00C87062" w:rsidRPr="00C51F00" w:rsidRDefault="00C87062" w:rsidP="00C87062">
            <w:pPr>
              <w:ind w:left="0"/>
              <w:jc w:val="both"/>
              <w:rPr>
                <w:sz w:val="22"/>
                <w:szCs w:val="22"/>
              </w:rPr>
            </w:pPr>
            <w:r>
              <w:rPr>
                <w:sz w:val="22"/>
                <w:szCs w:val="22"/>
              </w:rPr>
              <w:t>Show the actual total amount received in numbers</w:t>
            </w:r>
          </w:p>
        </w:tc>
      </w:tr>
      <w:tr w:rsidR="00C87062" w:rsidRPr="00C51F00" w14:paraId="3619D719" w14:textId="77777777" w:rsidTr="00C87062">
        <w:tc>
          <w:tcPr>
            <w:tcW w:w="980" w:type="dxa"/>
          </w:tcPr>
          <w:p w14:paraId="69F081C2" w14:textId="6C222C33" w:rsidR="00C87062" w:rsidRDefault="00C87062" w:rsidP="00C87062">
            <w:pPr>
              <w:ind w:left="0"/>
              <w:jc w:val="both"/>
              <w:rPr>
                <w:sz w:val="22"/>
                <w:szCs w:val="22"/>
              </w:rPr>
            </w:pPr>
            <w:r>
              <w:rPr>
                <w:sz w:val="22"/>
                <w:szCs w:val="22"/>
              </w:rPr>
              <w:t>20</w:t>
            </w:r>
          </w:p>
        </w:tc>
        <w:tc>
          <w:tcPr>
            <w:tcW w:w="1490" w:type="dxa"/>
          </w:tcPr>
          <w:p w14:paraId="4AAED9F3" w14:textId="03D3C022" w:rsidR="00C87062" w:rsidRDefault="00C87062" w:rsidP="00C87062">
            <w:pPr>
              <w:ind w:left="0"/>
              <w:jc w:val="both"/>
              <w:rPr>
                <w:sz w:val="22"/>
                <w:szCs w:val="22"/>
              </w:rPr>
            </w:pPr>
            <w:r>
              <w:rPr>
                <w:sz w:val="22"/>
                <w:szCs w:val="22"/>
              </w:rPr>
              <w:t>Total amount by text</w:t>
            </w:r>
          </w:p>
        </w:tc>
        <w:tc>
          <w:tcPr>
            <w:tcW w:w="1023" w:type="dxa"/>
          </w:tcPr>
          <w:p w14:paraId="30EC1D63" w14:textId="26537050" w:rsidR="00C87062" w:rsidRPr="00C51F00" w:rsidRDefault="00C87062" w:rsidP="00C87062">
            <w:pPr>
              <w:ind w:left="0"/>
              <w:jc w:val="both"/>
              <w:rPr>
                <w:sz w:val="22"/>
                <w:szCs w:val="22"/>
              </w:rPr>
            </w:pPr>
            <w:proofErr w:type="spellStart"/>
            <w:r>
              <w:rPr>
                <w:sz w:val="22"/>
                <w:szCs w:val="22"/>
              </w:rPr>
              <w:t>Textfield</w:t>
            </w:r>
            <w:proofErr w:type="spellEnd"/>
          </w:p>
        </w:tc>
        <w:tc>
          <w:tcPr>
            <w:tcW w:w="1060" w:type="dxa"/>
          </w:tcPr>
          <w:p w14:paraId="6D303E32" w14:textId="67CFBA53" w:rsidR="00C87062" w:rsidRPr="00C51F00" w:rsidRDefault="00C87062" w:rsidP="00C87062">
            <w:pPr>
              <w:ind w:left="0"/>
              <w:jc w:val="both"/>
              <w:rPr>
                <w:sz w:val="22"/>
                <w:szCs w:val="22"/>
              </w:rPr>
            </w:pPr>
            <w:r w:rsidRPr="00C51F00">
              <w:rPr>
                <w:sz w:val="22"/>
                <w:szCs w:val="22"/>
              </w:rPr>
              <w:t>Yes</w:t>
            </w:r>
          </w:p>
        </w:tc>
        <w:tc>
          <w:tcPr>
            <w:tcW w:w="1288" w:type="dxa"/>
          </w:tcPr>
          <w:p w14:paraId="6ECEFF32" w14:textId="72950B4B" w:rsidR="00C87062" w:rsidRPr="00C51F00" w:rsidRDefault="00C87062" w:rsidP="00C87062">
            <w:pPr>
              <w:ind w:left="0"/>
              <w:jc w:val="both"/>
              <w:rPr>
                <w:sz w:val="22"/>
                <w:szCs w:val="22"/>
              </w:rPr>
            </w:pPr>
            <w:r w:rsidRPr="00C51F00">
              <w:rPr>
                <w:sz w:val="22"/>
                <w:szCs w:val="22"/>
              </w:rPr>
              <w:t>Yes</w:t>
            </w:r>
          </w:p>
        </w:tc>
        <w:tc>
          <w:tcPr>
            <w:tcW w:w="1676" w:type="dxa"/>
          </w:tcPr>
          <w:p w14:paraId="162104E6" w14:textId="090EE9FF" w:rsidR="00C87062" w:rsidRPr="00C51F00" w:rsidRDefault="00C87062" w:rsidP="00C87062">
            <w:pPr>
              <w:ind w:left="0"/>
              <w:jc w:val="both"/>
              <w:rPr>
                <w:sz w:val="22"/>
                <w:szCs w:val="22"/>
              </w:rPr>
            </w:pPr>
            <w:r>
              <w:rPr>
                <w:sz w:val="22"/>
                <w:szCs w:val="22"/>
              </w:rPr>
              <w:t>80 characters</w:t>
            </w:r>
          </w:p>
        </w:tc>
        <w:tc>
          <w:tcPr>
            <w:tcW w:w="1766" w:type="dxa"/>
          </w:tcPr>
          <w:p w14:paraId="0BC5960B" w14:textId="2E991264" w:rsidR="00C87062" w:rsidRPr="00C51F00" w:rsidRDefault="00C87062" w:rsidP="00C87062">
            <w:pPr>
              <w:ind w:left="0"/>
              <w:jc w:val="both"/>
              <w:rPr>
                <w:sz w:val="22"/>
                <w:szCs w:val="22"/>
              </w:rPr>
            </w:pPr>
            <w:r>
              <w:rPr>
                <w:sz w:val="22"/>
                <w:szCs w:val="22"/>
              </w:rPr>
              <w:t>Show the actual total amount received in words</w:t>
            </w:r>
          </w:p>
        </w:tc>
      </w:tr>
    </w:tbl>
    <w:p w14:paraId="79B545D5" w14:textId="31439632" w:rsidR="00B5485B" w:rsidRPr="00C51F00" w:rsidRDefault="00C851B9" w:rsidP="00C851B9">
      <w:pPr>
        <w:pStyle w:val="Heading3"/>
        <w:numPr>
          <w:ilvl w:val="0"/>
          <w:numId w:val="0"/>
        </w:numPr>
        <w:rPr>
          <w:rStyle w:val="q4iawc"/>
          <w:rFonts w:ascii="Times New Roman" w:hAnsi="Times New Roman"/>
          <w:b w:val="0"/>
          <w:sz w:val="26"/>
          <w:szCs w:val="26"/>
          <w:lang w:val="en"/>
        </w:rPr>
      </w:pPr>
      <w:bookmarkStart w:id="68" w:name="_Toc109314467"/>
      <w:r>
        <w:rPr>
          <w:rStyle w:val="q4iawc"/>
          <w:rFonts w:ascii="Times New Roman" w:hAnsi="Times New Roman"/>
          <w:sz w:val="26"/>
          <w:szCs w:val="26"/>
          <w:lang w:val="en"/>
        </w:rPr>
        <w:lastRenderedPageBreak/>
        <w:t>3.5.3</w:t>
      </w:r>
      <w:r w:rsidR="00991E14">
        <w:rPr>
          <w:rStyle w:val="q4iawc"/>
          <w:rFonts w:ascii="Times New Roman" w:hAnsi="Times New Roman"/>
          <w:sz w:val="26"/>
          <w:szCs w:val="26"/>
          <w:lang w:val="en"/>
        </w:rPr>
        <w:t xml:space="preserve"> </w:t>
      </w:r>
      <w:r w:rsidR="00B5485B" w:rsidRPr="00C51F00">
        <w:rPr>
          <w:rStyle w:val="q4iawc"/>
          <w:rFonts w:ascii="Times New Roman" w:hAnsi="Times New Roman"/>
          <w:sz w:val="26"/>
          <w:szCs w:val="26"/>
          <w:lang w:val="en"/>
        </w:rPr>
        <w:t>Business Flow Chart</w:t>
      </w:r>
      <w:bookmarkEnd w:id="68"/>
    </w:p>
    <w:p w14:paraId="3A4506ED" w14:textId="75B3D852" w:rsidR="00B5485B" w:rsidRPr="00C51F00" w:rsidRDefault="00281957" w:rsidP="00C851B9">
      <w:pPr>
        <w:keepNext/>
        <w:jc w:val="both"/>
      </w:pPr>
      <w:r>
        <w:rPr>
          <w:noProof/>
          <w:snapToGrid/>
        </w:rPr>
        <w:drawing>
          <wp:inline distT="0" distB="0" distL="0" distR="0" wp14:anchorId="0F7EC0CC" wp14:editId="2498F62D">
            <wp:extent cx="5941695" cy="721931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euDoLuong_Payroll_User.drawio.png"/>
                    <pic:cNvPicPr/>
                  </pic:nvPicPr>
                  <pic:blipFill>
                    <a:blip r:embed="rId28">
                      <a:extLst>
                        <a:ext uri="{28A0092B-C50C-407E-A947-70E740481C1C}">
                          <a14:useLocalDpi xmlns:a14="http://schemas.microsoft.com/office/drawing/2010/main" val="0"/>
                        </a:ext>
                      </a:extLst>
                    </a:blip>
                    <a:stretch>
                      <a:fillRect/>
                    </a:stretch>
                  </pic:blipFill>
                  <pic:spPr>
                    <a:xfrm>
                      <a:off x="0" y="0"/>
                      <a:ext cx="5941695" cy="7219315"/>
                    </a:xfrm>
                    <a:prstGeom prst="rect">
                      <a:avLst/>
                    </a:prstGeom>
                  </pic:spPr>
                </pic:pic>
              </a:graphicData>
            </a:graphic>
          </wp:inline>
        </w:drawing>
      </w:r>
    </w:p>
    <w:p w14:paraId="052776F6" w14:textId="36AF2364" w:rsidR="00B5485B" w:rsidRDefault="003552C5" w:rsidP="00C851B9">
      <w:pPr>
        <w:pStyle w:val="Caption"/>
        <w:jc w:val="center"/>
        <w:rPr>
          <w:rFonts w:ascii="Times New Roman" w:hAnsi="Times New Roman"/>
          <w:i/>
        </w:rPr>
      </w:pPr>
      <w:r>
        <w:rPr>
          <w:rFonts w:ascii="Times New Roman" w:hAnsi="Times New Roman"/>
          <w:i/>
        </w:rPr>
        <w:t>Payroll</w:t>
      </w:r>
      <w:r w:rsidR="00B5485B" w:rsidRPr="00C51F00">
        <w:rPr>
          <w:rFonts w:ascii="Times New Roman" w:hAnsi="Times New Roman"/>
          <w:i/>
        </w:rPr>
        <w:t xml:space="preserve"> as User</w:t>
      </w:r>
    </w:p>
    <w:p w14:paraId="77ED7B55" w14:textId="1C9D6B59" w:rsidR="00281957" w:rsidRPr="00281957" w:rsidRDefault="00281957" w:rsidP="00281957"/>
    <w:p w14:paraId="560B6C12" w14:textId="15B3594D" w:rsidR="00B5485B" w:rsidRPr="00C51F00" w:rsidRDefault="003552C5" w:rsidP="00C851B9">
      <w:pPr>
        <w:keepNext/>
        <w:jc w:val="both"/>
      </w:pPr>
      <w:r>
        <w:rPr>
          <w:noProof/>
          <w:snapToGrid/>
        </w:rPr>
        <w:lastRenderedPageBreak/>
        <w:drawing>
          <wp:inline distT="0" distB="0" distL="0" distR="0" wp14:anchorId="1C758FE7" wp14:editId="6815EA8B">
            <wp:extent cx="5368028" cy="779646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371410" cy="7801375"/>
                    </a:xfrm>
                    <a:prstGeom prst="rect">
                      <a:avLst/>
                    </a:prstGeom>
                  </pic:spPr>
                </pic:pic>
              </a:graphicData>
            </a:graphic>
          </wp:inline>
        </w:drawing>
      </w:r>
    </w:p>
    <w:p w14:paraId="0F3DCAEE" w14:textId="513AB361" w:rsidR="00B5485B" w:rsidRDefault="003552C5" w:rsidP="00C851B9">
      <w:pPr>
        <w:pStyle w:val="Caption"/>
        <w:jc w:val="center"/>
        <w:rPr>
          <w:rFonts w:ascii="Times New Roman" w:hAnsi="Times New Roman"/>
          <w:i/>
        </w:rPr>
      </w:pPr>
      <w:r>
        <w:rPr>
          <w:rFonts w:ascii="Times New Roman" w:hAnsi="Times New Roman"/>
          <w:i/>
        </w:rPr>
        <w:t>Payroll</w:t>
      </w:r>
      <w:r w:rsidR="00B5485B">
        <w:rPr>
          <w:rFonts w:ascii="Times New Roman" w:hAnsi="Times New Roman"/>
          <w:i/>
        </w:rPr>
        <w:t xml:space="preserve"> as User (HR)</w:t>
      </w:r>
    </w:p>
    <w:p w14:paraId="509EBE83" w14:textId="1B6279DC" w:rsidR="00B5485B" w:rsidRDefault="003552C5" w:rsidP="00C851B9">
      <w:pPr>
        <w:keepNext/>
        <w:jc w:val="both"/>
      </w:pPr>
      <w:r>
        <w:rPr>
          <w:noProof/>
          <w:snapToGrid/>
        </w:rPr>
        <w:lastRenderedPageBreak/>
        <w:drawing>
          <wp:inline distT="0" distB="0" distL="0" distR="0" wp14:anchorId="2BE9B800" wp14:editId="379A91F7">
            <wp:extent cx="5644161" cy="8197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646504" cy="8200918"/>
                    </a:xfrm>
                    <a:prstGeom prst="rect">
                      <a:avLst/>
                    </a:prstGeom>
                  </pic:spPr>
                </pic:pic>
              </a:graphicData>
            </a:graphic>
          </wp:inline>
        </w:drawing>
      </w:r>
    </w:p>
    <w:p w14:paraId="74FF8E50" w14:textId="2B7B5D8F" w:rsidR="00B5485B" w:rsidRPr="007F0343" w:rsidRDefault="003552C5" w:rsidP="00F33C3E">
      <w:pPr>
        <w:pStyle w:val="Caption"/>
        <w:jc w:val="center"/>
        <w:rPr>
          <w:rFonts w:ascii="Times New Roman" w:hAnsi="Times New Roman"/>
          <w:i/>
          <w:sz w:val="26"/>
          <w:szCs w:val="26"/>
        </w:rPr>
      </w:pPr>
      <w:r>
        <w:rPr>
          <w:rFonts w:ascii="Times New Roman" w:hAnsi="Times New Roman"/>
          <w:i/>
          <w:sz w:val="26"/>
          <w:szCs w:val="26"/>
        </w:rPr>
        <w:t>Payroll</w:t>
      </w:r>
      <w:r w:rsidR="00B5485B" w:rsidRPr="007F0343">
        <w:rPr>
          <w:rFonts w:ascii="Times New Roman" w:hAnsi="Times New Roman"/>
          <w:i/>
          <w:sz w:val="26"/>
          <w:szCs w:val="26"/>
        </w:rPr>
        <w:t xml:space="preserve"> as Admin</w:t>
      </w:r>
    </w:p>
    <w:p w14:paraId="0B039464" w14:textId="25CD09D0" w:rsidR="00B5485B" w:rsidRPr="00C51F00" w:rsidRDefault="000737BA" w:rsidP="000737BA">
      <w:pPr>
        <w:pStyle w:val="Heading3"/>
        <w:numPr>
          <w:ilvl w:val="0"/>
          <w:numId w:val="0"/>
        </w:numPr>
        <w:rPr>
          <w:rStyle w:val="q4iawc"/>
          <w:rFonts w:ascii="Times New Roman" w:hAnsi="Times New Roman"/>
          <w:b w:val="0"/>
          <w:sz w:val="26"/>
          <w:szCs w:val="26"/>
          <w:lang w:val="en"/>
        </w:rPr>
      </w:pPr>
      <w:bookmarkStart w:id="69" w:name="_Toc109314468"/>
      <w:r>
        <w:rPr>
          <w:rStyle w:val="q4iawc"/>
          <w:rFonts w:ascii="Times New Roman" w:hAnsi="Times New Roman"/>
          <w:sz w:val="26"/>
          <w:szCs w:val="26"/>
          <w:lang w:val="en"/>
        </w:rPr>
        <w:lastRenderedPageBreak/>
        <w:t>3.5.4</w:t>
      </w:r>
      <w:r w:rsidR="00636627">
        <w:rPr>
          <w:rStyle w:val="q4iawc"/>
          <w:rFonts w:ascii="Times New Roman" w:hAnsi="Times New Roman"/>
          <w:sz w:val="26"/>
          <w:szCs w:val="26"/>
          <w:lang w:val="en"/>
        </w:rPr>
        <w:t xml:space="preserve"> </w:t>
      </w:r>
      <w:r w:rsidR="00B5485B" w:rsidRPr="00C51F00">
        <w:rPr>
          <w:rStyle w:val="q4iawc"/>
          <w:rFonts w:ascii="Times New Roman" w:hAnsi="Times New Roman"/>
          <w:sz w:val="26"/>
          <w:szCs w:val="26"/>
          <w:lang w:val="en"/>
        </w:rPr>
        <w:t>Detail description of the business flow</w:t>
      </w:r>
      <w:bookmarkEnd w:id="69"/>
    </w:p>
    <w:p w14:paraId="23608796" w14:textId="4C21F4FF" w:rsidR="00B5485B" w:rsidRPr="00C51F00" w:rsidRDefault="003552C5" w:rsidP="00C851B9">
      <w:pPr>
        <w:pStyle w:val="ListParagraph"/>
        <w:numPr>
          <w:ilvl w:val="0"/>
          <w:numId w:val="33"/>
        </w:numPr>
        <w:jc w:val="both"/>
        <w:rPr>
          <w:sz w:val="26"/>
          <w:szCs w:val="26"/>
          <w:lang w:val="en"/>
        </w:rPr>
      </w:pPr>
      <w:r>
        <w:rPr>
          <w:sz w:val="26"/>
          <w:szCs w:val="26"/>
          <w:lang w:val="en"/>
        </w:rPr>
        <w:t>Payroll</w:t>
      </w:r>
      <w:r w:rsidR="00B5485B" w:rsidRPr="00C51F00">
        <w:rPr>
          <w:sz w:val="26"/>
          <w:szCs w:val="26"/>
          <w:lang w:val="en"/>
        </w:rPr>
        <w:t xml:space="preserve"> as User</w:t>
      </w:r>
    </w:p>
    <w:p w14:paraId="493E555E" w14:textId="77777777" w:rsidR="00B5485B" w:rsidRPr="00C51F00" w:rsidRDefault="00B5485B" w:rsidP="00C851B9">
      <w:pPr>
        <w:ind w:left="0"/>
        <w:jc w:val="both"/>
        <w:rPr>
          <w:sz w:val="26"/>
          <w:szCs w:val="26"/>
          <w:lang w:val="en"/>
        </w:rPr>
      </w:pPr>
      <w:r w:rsidRPr="00C51F00">
        <w:rPr>
          <w:sz w:val="26"/>
          <w:szCs w:val="26"/>
          <w:lang w:val="en"/>
        </w:rPr>
        <w:t>- Index</w:t>
      </w:r>
    </w:p>
    <w:p w14:paraId="775DC2BF" w14:textId="1C17717B" w:rsidR="00B5485B" w:rsidRPr="00C51F00" w:rsidRDefault="00B5485B" w:rsidP="00C851B9">
      <w:pPr>
        <w:ind w:left="0"/>
        <w:jc w:val="both"/>
        <w:rPr>
          <w:sz w:val="26"/>
          <w:szCs w:val="26"/>
          <w:lang w:val="en"/>
        </w:rPr>
      </w:pPr>
      <w:r w:rsidRPr="00C51F00">
        <w:rPr>
          <w:sz w:val="26"/>
          <w:szCs w:val="26"/>
          <w:lang w:val="en"/>
        </w:rPr>
        <w:t xml:space="preserve">Step 1: User go to </w:t>
      </w:r>
      <w:r w:rsidR="003552C5">
        <w:rPr>
          <w:sz w:val="26"/>
          <w:szCs w:val="26"/>
          <w:lang w:val="en"/>
        </w:rPr>
        <w:t>payroll</w:t>
      </w:r>
      <w:r w:rsidRPr="00C51F00">
        <w:rPr>
          <w:sz w:val="26"/>
          <w:szCs w:val="26"/>
          <w:lang w:val="en"/>
        </w:rPr>
        <w:t xml:space="preserve"> page</w:t>
      </w:r>
    </w:p>
    <w:p w14:paraId="63052427" w14:textId="2249B806" w:rsidR="00B5485B" w:rsidRDefault="00B5485B" w:rsidP="00C851B9">
      <w:pPr>
        <w:ind w:left="0"/>
        <w:jc w:val="both"/>
        <w:rPr>
          <w:sz w:val="26"/>
          <w:szCs w:val="26"/>
          <w:lang w:val="en"/>
        </w:rPr>
      </w:pPr>
      <w:r w:rsidRPr="00C51F00">
        <w:rPr>
          <w:sz w:val="26"/>
          <w:szCs w:val="26"/>
          <w:lang w:val="en"/>
        </w:rPr>
        <w:t xml:space="preserve">Step 2: System executes a query to get </w:t>
      </w:r>
      <w:r w:rsidR="00983594">
        <w:rPr>
          <w:sz w:val="26"/>
          <w:szCs w:val="26"/>
          <w:lang w:val="en"/>
        </w:rPr>
        <w:t>payroll</w:t>
      </w:r>
      <w:r w:rsidRPr="00C51F00">
        <w:rPr>
          <w:sz w:val="26"/>
          <w:szCs w:val="26"/>
          <w:lang w:val="en"/>
        </w:rPr>
        <w:t xml:space="preserve"> of that user and show it on the page</w:t>
      </w:r>
    </w:p>
    <w:p w14:paraId="79D0A7A0" w14:textId="7432886F" w:rsidR="00983594" w:rsidRPr="00C51F00" w:rsidRDefault="00983594" w:rsidP="00C851B9">
      <w:pPr>
        <w:ind w:left="0"/>
        <w:jc w:val="both"/>
        <w:rPr>
          <w:sz w:val="26"/>
          <w:szCs w:val="26"/>
          <w:lang w:val="en"/>
        </w:rPr>
      </w:pPr>
      <w:r>
        <w:rPr>
          <w:sz w:val="26"/>
          <w:szCs w:val="26"/>
          <w:lang w:val="en"/>
        </w:rPr>
        <w:t xml:space="preserve">Step 3: User click on </w:t>
      </w:r>
      <w:proofErr w:type="spellStart"/>
      <w:r>
        <w:rPr>
          <w:sz w:val="26"/>
          <w:szCs w:val="26"/>
          <w:lang w:val="en"/>
        </w:rPr>
        <w:t>payslip</w:t>
      </w:r>
      <w:proofErr w:type="spellEnd"/>
      <w:r>
        <w:rPr>
          <w:sz w:val="26"/>
          <w:szCs w:val="26"/>
          <w:lang w:val="en"/>
        </w:rPr>
        <w:t xml:space="preserve"> function</w:t>
      </w:r>
    </w:p>
    <w:p w14:paraId="5748D54B" w14:textId="77777777" w:rsidR="00B5485B" w:rsidRPr="00C51F00" w:rsidRDefault="00B5485B" w:rsidP="00C851B9">
      <w:pPr>
        <w:ind w:left="0"/>
        <w:jc w:val="both"/>
        <w:rPr>
          <w:sz w:val="26"/>
          <w:szCs w:val="26"/>
          <w:lang w:val="en"/>
        </w:rPr>
      </w:pPr>
      <w:r w:rsidRPr="00C51F00">
        <w:rPr>
          <w:sz w:val="26"/>
          <w:szCs w:val="26"/>
          <w:lang w:val="en"/>
        </w:rPr>
        <w:t>- Edit</w:t>
      </w:r>
    </w:p>
    <w:p w14:paraId="202B7205" w14:textId="1C88A41D" w:rsidR="00B5485B" w:rsidRPr="00C51F00" w:rsidRDefault="00B5485B" w:rsidP="00C851B9">
      <w:pPr>
        <w:ind w:left="0"/>
        <w:jc w:val="both"/>
        <w:rPr>
          <w:sz w:val="26"/>
          <w:szCs w:val="26"/>
          <w:lang w:val="en"/>
        </w:rPr>
      </w:pPr>
      <w:r w:rsidRPr="00C51F00">
        <w:rPr>
          <w:sz w:val="26"/>
          <w:szCs w:val="26"/>
          <w:lang w:val="en"/>
        </w:rPr>
        <w:t xml:space="preserve">Step 1: User click on the edit button in the </w:t>
      </w:r>
      <w:proofErr w:type="spellStart"/>
      <w:r w:rsidR="00983594">
        <w:rPr>
          <w:sz w:val="26"/>
          <w:szCs w:val="26"/>
          <w:lang w:val="en"/>
        </w:rPr>
        <w:t>payslip</w:t>
      </w:r>
      <w:proofErr w:type="spellEnd"/>
      <w:r w:rsidRPr="00C51F00">
        <w:rPr>
          <w:sz w:val="26"/>
          <w:szCs w:val="26"/>
          <w:lang w:val="en"/>
        </w:rPr>
        <w:t xml:space="preserve"> list (Index), system will navigate to edit </w:t>
      </w:r>
      <w:proofErr w:type="spellStart"/>
      <w:r w:rsidR="00983594">
        <w:rPr>
          <w:sz w:val="26"/>
          <w:szCs w:val="26"/>
          <w:lang w:val="en"/>
        </w:rPr>
        <w:t>payslip</w:t>
      </w:r>
      <w:proofErr w:type="spellEnd"/>
      <w:r w:rsidRPr="00C51F00">
        <w:rPr>
          <w:sz w:val="26"/>
          <w:szCs w:val="26"/>
          <w:lang w:val="en"/>
        </w:rPr>
        <w:t xml:space="preserve"> page </w:t>
      </w:r>
    </w:p>
    <w:p w14:paraId="3DC1E024" w14:textId="03A5E96D" w:rsidR="00B5485B" w:rsidRPr="00C51F00" w:rsidRDefault="00B5485B" w:rsidP="00C851B9">
      <w:pPr>
        <w:ind w:left="0"/>
        <w:jc w:val="both"/>
        <w:rPr>
          <w:sz w:val="26"/>
          <w:szCs w:val="26"/>
          <w:lang w:val="en"/>
        </w:rPr>
      </w:pPr>
      <w:r w:rsidRPr="00C51F00">
        <w:rPr>
          <w:sz w:val="26"/>
          <w:szCs w:val="26"/>
          <w:lang w:val="en"/>
        </w:rPr>
        <w:t xml:space="preserve">Step 2: User input data in the </w:t>
      </w:r>
      <w:proofErr w:type="spellStart"/>
      <w:r w:rsidR="00983594">
        <w:rPr>
          <w:sz w:val="26"/>
          <w:szCs w:val="26"/>
          <w:lang w:val="en"/>
        </w:rPr>
        <w:t>payslip</w:t>
      </w:r>
      <w:proofErr w:type="spellEnd"/>
      <w:r w:rsidRPr="00C51F00">
        <w:rPr>
          <w:sz w:val="26"/>
          <w:szCs w:val="26"/>
          <w:lang w:val="en"/>
        </w:rPr>
        <w:t xml:space="preserve"> name textbox</w:t>
      </w:r>
    </w:p>
    <w:p w14:paraId="51C09301" w14:textId="1552F9FC" w:rsidR="00B5485B" w:rsidRPr="00C51F00" w:rsidRDefault="00B5485B" w:rsidP="00C851B9">
      <w:pPr>
        <w:ind w:left="0"/>
        <w:jc w:val="both"/>
        <w:rPr>
          <w:sz w:val="26"/>
          <w:szCs w:val="26"/>
          <w:lang w:val="en"/>
        </w:rPr>
      </w:pPr>
      <w:r w:rsidRPr="00C51F00">
        <w:rPr>
          <w:sz w:val="26"/>
          <w:szCs w:val="26"/>
          <w:lang w:val="en"/>
        </w:rPr>
        <w:t>Step 3: System perform data validation, if the data is valid</w:t>
      </w:r>
      <w:r w:rsidR="003552C5">
        <w:rPr>
          <w:sz w:val="26"/>
          <w:szCs w:val="26"/>
          <w:lang w:val="en"/>
        </w:rPr>
        <w:t xml:space="preserve"> </w:t>
      </w:r>
      <w:r w:rsidRPr="00C51F00">
        <w:rPr>
          <w:sz w:val="26"/>
          <w:szCs w:val="26"/>
          <w:lang w:val="en"/>
        </w:rPr>
        <w:t>then go to next step</w:t>
      </w:r>
    </w:p>
    <w:p w14:paraId="63D4639B" w14:textId="74929D21" w:rsidR="00B5485B" w:rsidRPr="00C51F00" w:rsidRDefault="00B5485B" w:rsidP="00C851B9">
      <w:pPr>
        <w:ind w:left="0"/>
        <w:jc w:val="both"/>
        <w:rPr>
          <w:sz w:val="26"/>
          <w:szCs w:val="26"/>
          <w:lang w:val="en"/>
        </w:rPr>
      </w:pPr>
      <w:r w:rsidRPr="00C51F00">
        <w:rPr>
          <w:sz w:val="26"/>
          <w:szCs w:val="26"/>
          <w:lang w:val="en"/>
        </w:rPr>
        <w:t>Step 4: System perform update new</w:t>
      </w:r>
      <w:r w:rsidR="00983594">
        <w:rPr>
          <w:sz w:val="26"/>
          <w:szCs w:val="26"/>
          <w:lang w:val="en"/>
        </w:rPr>
        <w:t xml:space="preserve"> </w:t>
      </w:r>
      <w:proofErr w:type="spellStart"/>
      <w:r w:rsidR="00983594">
        <w:rPr>
          <w:sz w:val="26"/>
          <w:szCs w:val="26"/>
          <w:lang w:val="en"/>
        </w:rPr>
        <w:t>payslip</w:t>
      </w:r>
      <w:proofErr w:type="spellEnd"/>
    </w:p>
    <w:p w14:paraId="65FE0DC5" w14:textId="17A7E38E" w:rsidR="00B5485B" w:rsidRPr="00C51F00" w:rsidRDefault="00B5485B" w:rsidP="00C851B9">
      <w:pPr>
        <w:ind w:left="0"/>
        <w:jc w:val="both"/>
        <w:rPr>
          <w:sz w:val="26"/>
          <w:szCs w:val="26"/>
          <w:lang w:val="en"/>
        </w:rPr>
      </w:pPr>
      <w:r w:rsidRPr="00C51F00">
        <w:rPr>
          <w:sz w:val="26"/>
          <w:szCs w:val="26"/>
          <w:lang w:val="en"/>
        </w:rPr>
        <w:t>Step 5: System show a message on the screen</w:t>
      </w:r>
    </w:p>
    <w:p w14:paraId="5E631DF3" w14:textId="77777777" w:rsidR="00B5485B" w:rsidRPr="00C51F00" w:rsidRDefault="00B5485B" w:rsidP="00C851B9">
      <w:pPr>
        <w:ind w:left="0"/>
        <w:jc w:val="both"/>
        <w:rPr>
          <w:sz w:val="26"/>
          <w:szCs w:val="26"/>
          <w:lang w:val="en"/>
        </w:rPr>
      </w:pPr>
      <w:r w:rsidRPr="00C51F00">
        <w:rPr>
          <w:sz w:val="26"/>
          <w:szCs w:val="26"/>
          <w:lang w:val="en"/>
        </w:rPr>
        <w:t>Step 6: Back to Index page</w:t>
      </w:r>
    </w:p>
    <w:p w14:paraId="1B80D5E3" w14:textId="0F01D939" w:rsidR="00B5485B" w:rsidRPr="00C51F00" w:rsidRDefault="003F0F5F" w:rsidP="00C851B9">
      <w:pPr>
        <w:pStyle w:val="ListParagraph"/>
        <w:numPr>
          <w:ilvl w:val="0"/>
          <w:numId w:val="33"/>
        </w:numPr>
        <w:jc w:val="both"/>
        <w:rPr>
          <w:sz w:val="26"/>
          <w:szCs w:val="26"/>
          <w:lang w:val="en"/>
        </w:rPr>
      </w:pPr>
      <w:r>
        <w:rPr>
          <w:sz w:val="26"/>
          <w:szCs w:val="26"/>
          <w:lang w:val="en"/>
        </w:rPr>
        <w:t>Payroll</w:t>
      </w:r>
      <w:r w:rsidR="00B5485B" w:rsidRPr="00C51F00">
        <w:rPr>
          <w:sz w:val="26"/>
          <w:szCs w:val="26"/>
          <w:lang w:val="en"/>
        </w:rPr>
        <w:t xml:space="preserve"> as </w:t>
      </w:r>
      <w:r w:rsidR="00B5485B">
        <w:rPr>
          <w:sz w:val="26"/>
          <w:szCs w:val="26"/>
          <w:lang w:val="en"/>
        </w:rPr>
        <w:t>User (HR)</w:t>
      </w:r>
    </w:p>
    <w:p w14:paraId="389A1A71" w14:textId="77777777" w:rsidR="00B5485B" w:rsidRPr="00C51F00" w:rsidRDefault="00B5485B" w:rsidP="00C851B9">
      <w:pPr>
        <w:ind w:left="0"/>
        <w:jc w:val="both"/>
        <w:rPr>
          <w:sz w:val="26"/>
          <w:szCs w:val="26"/>
          <w:lang w:val="en"/>
        </w:rPr>
      </w:pPr>
      <w:r w:rsidRPr="00C51F00">
        <w:rPr>
          <w:sz w:val="26"/>
          <w:szCs w:val="26"/>
          <w:lang w:val="en"/>
        </w:rPr>
        <w:t>- Index</w:t>
      </w:r>
    </w:p>
    <w:p w14:paraId="0AF524A4" w14:textId="726B550C"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User (HR)</w:t>
      </w:r>
      <w:r w:rsidR="00502B24">
        <w:rPr>
          <w:sz w:val="26"/>
          <w:szCs w:val="26"/>
          <w:lang w:val="en"/>
        </w:rPr>
        <w:t xml:space="preserve"> </w:t>
      </w:r>
      <w:r w:rsidRPr="00C51F00">
        <w:rPr>
          <w:sz w:val="26"/>
          <w:szCs w:val="26"/>
          <w:lang w:val="en"/>
        </w:rPr>
        <w:t xml:space="preserve">go to </w:t>
      </w:r>
      <w:r w:rsidR="00983594">
        <w:rPr>
          <w:sz w:val="26"/>
          <w:szCs w:val="26"/>
          <w:lang w:val="en"/>
        </w:rPr>
        <w:t>payroll</w:t>
      </w:r>
      <w:r w:rsidRPr="00C51F00">
        <w:rPr>
          <w:sz w:val="26"/>
          <w:szCs w:val="26"/>
          <w:lang w:val="en"/>
        </w:rPr>
        <w:t xml:space="preserve"> page</w:t>
      </w:r>
    </w:p>
    <w:p w14:paraId="798B54E8" w14:textId="1B858D7A" w:rsidR="00B5485B" w:rsidRPr="00C51F00" w:rsidRDefault="00B5485B" w:rsidP="00C851B9">
      <w:pPr>
        <w:ind w:left="0"/>
        <w:jc w:val="both"/>
        <w:rPr>
          <w:sz w:val="26"/>
          <w:szCs w:val="26"/>
          <w:lang w:val="en"/>
        </w:rPr>
      </w:pPr>
      <w:r w:rsidRPr="00C51F00">
        <w:rPr>
          <w:sz w:val="26"/>
          <w:szCs w:val="26"/>
          <w:lang w:val="en"/>
        </w:rPr>
        <w:t xml:space="preserve">Step 2: System executes a query to get </w:t>
      </w:r>
      <w:r w:rsidR="00983594">
        <w:rPr>
          <w:sz w:val="26"/>
          <w:szCs w:val="26"/>
          <w:lang w:val="en"/>
        </w:rPr>
        <w:t>payroll</w:t>
      </w:r>
      <w:r w:rsidRPr="00C51F00">
        <w:rPr>
          <w:sz w:val="26"/>
          <w:szCs w:val="26"/>
          <w:lang w:val="en"/>
        </w:rPr>
        <w:t xml:space="preserve"> of </w:t>
      </w:r>
      <w:r w:rsidR="00983594">
        <w:rPr>
          <w:sz w:val="26"/>
          <w:szCs w:val="26"/>
          <w:lang w:val="en"/>
        </w:rPr>
        <w:t>all</w:t>
      </w:r>
      <w:r w:rsidRPr="00C51F00">
        <w:rPr>
          <w:sz w:val="26"/>
          <w:szCs w:val="26"/>
          <w:lang w:val="en"/>
        </w:rPr>
        <w:t xml:space="preserve"> user and show it on the page</w:t>
      </w:r>
    </w:p>
    <w:p w14:paraId="7145445C" w14:textId="5466C194" w:rsidR="00B5485B" w:rsidRPr="00C51F00" w:rsidRDefault="00B5485B" w:rsidP="00C851B9">
      <w:pPr>
        <w:ind w:left="0"/>
        <w:jc w:val="both"/>
        <w:rPr>
          <w:sz w:val="26"/>
          <w:szCs w:val="26"/>
          <w:lang w:val="en"/>
        </w:rPr>
      </w:pPr>
      <w:r w:rsidRPr="00C51F00">
        <w:rPr>
          <w:sz w:val="26"/>
          <w:szCs w:val="26"/>
          <w:lang w:val="en"/>
        </w:rPr>
        <w:t>- Create</w:t>
      </w:r>
      <w:r w:rsidR="00512D49">
        <w:rPr>
          <w:sz w:val="26"/>
          <w:szCs w:val="26"/>
          <w:lang w:val="en"/>
        </w:rPr>
        <w:t>:</w:t>
      </w:r>
    </w:p>
    <w:p w14:paraId="095C75D6" w14:textId="38E4C6EF"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User (HR)</w:t>
      </w:r>
      <w:r w:rsidRPr="00C51F00">
        <w:rPr>
          <w:sz w:val="26"/>
          <w:szCs w:val="26"/>
          <w:lang w:val="en"/>
        </w:rPr>
        <w:t xml:space="preserve"> click on Add button and go to add </w:t>
      </w:r>
      <w:proofErr w:type="spellStart"/>
      <w:r w:rsidR="00983594">
        <w:rPr>
          <w:sz w:val="26"/>
          <w:szCs w:val="26"/>
          <w:lang w:val="en"/>
        </w:rPr>
        <w:t>payslip</w:t>
      </w:r>
      <w:proofErr w:type="spellEnd"/>
      <w:r w:rsidR="003F0F5F">
        <w:rPr>
          <w:sz w:val="26"/>
          <w:szCs w:val="26"/>
          <w:lang w:val="en"/>
        </w:rPr>
        <w:t>/payment</w:t>
      </w:r>
      <w:r w:rsidRPr="00C51F00">
        <w:rPr>
          <w:sz w:val="26"/>
          <w:szCs w:val="26"/>
          <w:lang w:val="en"/>
        </w:rPr>
        <w:t xml:space="preserve"> page</w:t>
      </w:r>
    </w:p>
    <w:p w14:paraId="3B214253" w14:textId="1F1BF6BE" w:rsidR="00B5485B" w:rsidRPr="00C51F00" w:rsidRDefault="00B5485B" w:rsidP="00C851B9">
      <w:pPr>
        <w:ind w:left="0"/>
        <w:jc w:val="both"/>
        <w:rPr>
          <w:sz w:val="26"/>
          <w:szCs w:val="26"/>
          <w:lang w:val="en"/>
        </w:rPr>
      </w:pPr>
      <w:r w:rsidRPr="00C51F00">
        <w:rPr>
          <w:sz w:val="26"/>
          <w:szCs w:val="26"/>
          <w:lang w:val="en"/>
        </w:rPr>
        <w:t xml:space="preserve">Step 2: </w:t>
      </w:r>
      <w:r>
        <w:rPr>
          <w:sz w:val="26"/>
          <w:szCs w:val="26"/>
          <w:lang w:val="en"/>
        </w:rPr>
        <w:t>User (HR)</w:t>
      </w:r>
      <w:r w:rsidRPr="00C51F00">
        <w:rPr>
          <w:sz w:val="26"/>
          <w:szCs w:val="26"/>
          <w:lang w:val="en"/>
        </w:rPr>
        <w:t xml:space="preserve"> input data in </w:t>
      </w:r>
      <w:proofErr w:type="spellStart"/>
      <w:r w:rsidR="00983594">
        <w:rPr>
          <w:sz w:val="26"/>
          <w:szCs w:val="26"/>
          <w:lang w:val="en"/>
        </w:rPr>
        <w:t>payslip</w:t>
      </w:r>
      <w:proofErr w:type="spellEnd"/>
      <w:r w:rsidR="003F0F5F">
        <w:rPr>
          <w:sz w:val="26"/>
          <w:szCs w:val="26"/>
          <w:lang w:val="en"/>
        </w:rPr>
        <w:t>/payment</w:t>
      </w:r>
      <w:r w:rsidRPr="00C51F00">
        <w:rPr>
          <w:sz w:val="26"/>
          <w:szCs w:val="26"/>
          <w:lang w:val="en"/>
        </w:rPr>
        <w:t xml:space="preserve"> name textbox</w:t>
      </w:r>
    </w:p>
    <w:p w14:paraId="05FA2ABF" w14:textId="77777777" w:rsidR="00B5485B" w:rsidRPr="00C51F00" w:rsidRDefault="00B5485B"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go to the next step</w:t>
      </w:r>
    </w:p>
    <w:p w14:paraId="69468487" w14:textId="059B7E1D" w:rsidR="00B5485B" w:rsidRPr="00C51F00" w:rsidRDefault="00B5485B" w:rsidP="00C851B9">
      <w:pPr>
        <w:ind w:left="0"/>
        <w:jc w:val="both"/>
        <w:rPr>
          <w:sz w:val="26"/>
          <w:szCs w:val="26"/>
          <w:lang w:val="en"/>
        </w:rPr>
      </w:pPr>
      <w:r w:rsidRPr="00C51F00">
        <w:rPr>
          <w:sz w:val="26"/>
          <w:szCs w:val="26"/>
          <w:lang w:val="en"/>
        </w:rPr>
        <w:t xml:space="preserve">Step 4: System perform insert new </w:t>
      </w:r>
      <w:proofErr w:type="spellStart"/>
      <w:r w:rsidR="00983594">
        <w:rPr>
          <w:sz w:val="26"/>
          <w:szCs w:val="26"/>
          <w:lang w:val="en"/>
        </w:rPr>
        <w:t>payslip</w:t>
      </w:r>
      <w:proofErr w:type="spellEnd"/>
      <w:r w:rsidR="003F0F5F">
        <w:rPr>
          <w:sz w:val="26"/>
          <w:szCs w:val="26"/>
          <w:lang w:val="en"/>
        </w:rPr>
        <w:t>/payment</w:t>
      </w:r>
    </w:p>
    <w:p w14:paraId="51571026" w14:textId="7BB3EEA5" w:rsidR="00B5485B" w:rsidRPr="00C51F00" w:rsidRDefault="00B5485B" w:rsidP="00C851B9">
      <w:pPr>
        <w:ind w:left="0"/>
        <w:jc w:val="both"/>
        <w:rPr>
          <w:sz w:val="26"/>
          <w:szCs w:val="26"/>
          <w:lang w:val="en"/>
        </w:rPr>
      </w:pPr>
      <w:r w:rsidRPr="00C51F00">
        <w:rPr>
          <w:sz w:val="26"/>
          <w:szCs w:val="26"/>
          <w:lang w:val="en"/>
        </w:rPr>
        <w:t>Step 5: System show a message on the screen: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has been created"</w:t>
      </w:r>
    </w:p>
    <w:p w14:paraId="14136B3B" w14:textId="77777777" w:rsidR="00B5485B" w:rsidRPr="00C51F00" w:rsidRDefault="00B5485B" w:rsidP="00C851B9">
      <w:pPr>
        <w:ind w:left="0"/>
        <w:jc w:val="both"/>
        <w:rPr>
          <w:sz w:val="26"/>
          <w:szCs w:val="26"/>
          <w:lang w:val="en"/>
        </w:rPr>
      </w:pPr>
      <w:r w:rsidRPr="00C51F00">
        <w:rPr>
          <w:sz w:val="26"/>
          <w:szCs w:val="26"/>
          <w:lang w:val="en"/>
        </w:rPr>
        <w:t>Step 6: Back to Index page</w:t>
      </w:r>
    </w:p>
    <w:p w14:paraId="48057FB7" w14:textId="2EAE0935" w:rsidR="00B5485B" w:rsidRPr="00C51F00" w:rsidRDefault="00B5485B" w:rsidP="00C851B9">
      <w:pPr>
        <w:ind w:left="0"/>
        <w:jc w:val="both"/>
        <w:rPr>
          <w:sz w:val="26"/>
          <w:szCs w:val="26"/>
          <w:lang w:val="en"/>
        </w:rPr>
      </w:pPr>
      <w:r w:rsidRPr="00C51F00">
        <w:rPr>
          <w:sz w:val="26"/>
          <w:szCs w:val="26"/>
          <w:lang w:val="en"/>
        </w:rPr>
        <w:lastRenderedPageBreak/>
        <w:t>-</w:t>
      </w:r>
      <w:r w:rsidR="00512D49">
        <w:rPr>
          <w:sz w:val="26"/>
          <w:szCs w:val="26"/>
          <w:lang w:val="en"/>
        </w:rPr>
        <w:t xml:space="preserve"> </w:t>
      </w:r>
      <w:r w:rsidRPr="00C51F00">
        <w:rPr>
          <w:sz w:val="26"/>
          <w:szCs w:val="26"/>
          <w:lang w:val="en"/>
        </w:rPr>
        <w:t>Edit</w:t>
      </w:r>
      <w:r w:rsidR="00512D49">
        <w:rPr>
          <w:sz w:val="26"/>
          <w:szCs w:val="26"/>
          <w:lang w:val="en"/>
        </w:rPr>
        <w:t>:</w:t>
      </w:r>
    </w:p>
    <w:p w14:paraId="16015BAF" w14:textId="6A75810D"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User (HR)</w:t>
      </w:r>
      <w:r w:rsidRPr="00C51F00">
        <w:rPr>
          <w:sz w:val="26"/>
          <w:szCs w:val="26"/>
          <w:lang w:val="en"/>
        </w:rPr>
        <w:t xml:space="preserve"> click on the edit button on any user in the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list (Index), system will navigate to edit profile page </w:t>
      </w:r>
    </w:p>
    <w:p w14:paraId="4D2717FF" w14:textId="49C29AC9" w:rsidR="00B5485B" w:rsidRPr="00C51F00" w:rsidRDefault="00B5485B" w:rsidP="00C851B9">
      <w:pPr>
        <w:ind w:left="0"/>
        <w:jc w:val="both"/>
        <w:rPr>
          <w:sz w:val="26"/>
          <w:szCs w:val="26"/>
          <w:lang w:val="en"/>
        </w:rPr>
      </w:pPr>
      <w:r w:rsidRPr="00C51F00">
        <w:rPr>
          <w:sz w:val="26"/>
          <w:szCs w:val="26"/>
          <w:lang w:val="en"/>
        </w:rPr>
        <w:t xml:space="preserve">Step 2: </w:t>
      </w:r>
      <w:r>
        <w:rPr>
          <w:sz w:val="26"/>
          <w:szCs w:val="26"/>
          <w:lang w:val="en"/>
        </w:rPr>
        <w:t>User (HR)</w:t>
      </w:r>
      <w:r w:rsidRPr="00C51F00">
        <w:rPr>
          <w:sz w:val="26"/>
          <w:szCs w:val="26"/>
          <w:lang w:val="en"/>
        </w:rPr>
        <w:t xml:space="preserve"> input data in</w:t>
      </w:r>
      <w:r w:rsidR="003F0F5F">
        <w:rPr>
          <w:sz w:val="26"/>
          <w:szCs w:val="26"/>
          <w:lang w:val="en"/>
        </w:rPr>
        <w:t xml:space="preserve">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name textbox</w:t>
      </w:r>
    </w:p>
    <w:p w14:paraId="6FD08027" w14:textId="77777777" w:rsidR="00B5485B" w:rsidRPr="00C51F00" w:rsidRDefault="00B5485B"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go to next step</w:t>
      </w:r>
    </w:p>
    <w:p w14:paraId="2CD1554D" w14:textId="69860681" w:rsidR="00B5485B" w:rsidRPr="00C51F00" w:rsidRDefault="00B5485B" w:rsidP="00C851B9">
      <w:pPr>
        <w:ind w:left="0"/>
        <w:jc w:val="both"/>
        <w:rPr>
          <w:sz w:val="26"/>
          <w:szCs w:val="26"/>
          <w:lang w:val="en"/>
        </w:rPr>
      </w:pPr>
      <w:r w:rsidRPr="00C51F00">
        <w:rPr>
          <w:sz w:val="26"/>
          <w:szCs w:val="26"/>
          <w:lang w:val="en"/>
        </w:rPr>
        <w:t xml:space="preserve">Step 4: System perform update new </w:t>
      </w:r>
      <w:proofErr w:type="spellStart"/>
      <w:r w:rsidR="003F0F5F">
        <w:rPr>
          <w:sz w:val="26"/>
          <w:szCs w:val="26"/>
          <w:lang w:val="en"/>
        </w:rPr>
        <w:t>payslip</w:t>
      </w:r>
      <w:proofErr w:type="spellEnd"/>
      <w:r w:rsidR="003F0F5F">
        <w:rPr>
          <w:sz w:val="26"/>
          <w:szCs w:val="26"/>
          <w:lang w:val="en"/>
        </w:rPr>
        <w:t>/payment</w:t>
      </w:r>
    </w:p>
    <w:p w14:paraId="75C22BA2" w14:textId="6808FB30" w:rsidR="00B5485B" w:rsidRPr="00C51F00" w:rsidRDefault="00B5485B" w:rsidP="00C851B9">
      <w:pPr>
        <w:ind w:left="0"/>
        <w:jc w:val="both"/>
        <w:rPr>
          <w:sz w:val="26"/>
          <w:szCs w:val="26"/>
          <w:lang w:val="en"/>
        </w:rPr>
      </w:pPr>
      <w:r w:rsidRPr="00C51F00">
        <w:rPr>
          <w:sz w:val="26"/>
          <w:szCs w:val="26"/>
          <w:lang w:val="en"/>
        </w:rPr>
        <w:t>Step 5: System show a message on the screen: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has been changed"</w:t>
      </w:r>
    </w:p>
    <w:p w14:paraId="3510DCB0" w14:textId="77777777" w:rsidR="00B5485B" w:rsidRPr="00C51F00" w:rsidRDefault="00B5485B" w:rsidP="00C851B9">
      <w:pPr>
        <w:ind w:left="0"/>
        <w:jc w:val="both"/>
        <w:rPr>
          <w:sz w:val="26"/>
          <w:szCs w:val="26"/>
          <w:lang w:val="en"/>
        </w:rPr>
      </w:pPr>
      <w:r w:rsidRPr="00C51F00">
        <w:rPr>
          <w:sz w:val="26"/>
          <w:szCs w:val="26"/>
          <w:lang w:val="en"/>
        </w:rPr>
        <w:t>Step 6: Back to Index page</w:t>
      </w:r>
    </w:p>
    <w:p w14:paraId="62EF2912" w14:textId="7C6174C5" w:rsidR="00B5485B" w:rsidRPr="00C51F00" w:rsidRDefault="00B5485B" w:rsidP="00C851B9">
      <w:pPr>
        <w:ind w:left="0"/>
        <w:jc w:val="both"/>
        <w:rPr>
          <w:sz w:val="26"/>
          <w:szCs w:val="26"/>
          <w:lang w:val="en"/>
        </w:rPr>
      </w:pPr>
      <w:r w:rsidRPr="00C51F00">
        <w:rPr>
          <w:sz w:val="26"/>
          <w:szCs w:val="26"/>
          <w:lang w:val="en"/>
        </w:rPr>
        <w:t>-</w:t>
      </w:r>
      <w:r w:rsidR="00512D49">
        <w:rPr>
          <w:sz w:val="26"/>
          <w:szCs w:val="26"/>
          <w:lang w:val="en"/>
        </w:rPr>
        <w:t xml:space="preserve"> </w:t>
      </w:r>
      <w:r w:rsidRPr="00C51F00">
        <w:rPr>
          <w:sz w:val="26"/>
          <w:szCs w:val="26"/>
          <w:lang w:val="en"/>
        </w:rPr>
        <w:t>Delete</w:t>
      </w:r>
      <w:r w:rsidR="00512D49">
        <w:rPr>
          <w:sz w:val="26"/>
          <w:szCs w:val="26"/>
          <w:lang w:val="en"/>
        </w:rPr>
        <w:t>:</w:t>
      </w:r>
    </w:p>
    <w:p w14:paraId="0C078F47" w14:textId="4EAAB1CA"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User (HR)</w:t>
      </w:r>
      <w:r w:rsidRPr="00C51F00">
        <w:rPr>
          <w:sz w:val="26"/>
          <w:szCs w:val="26"/>
          <w:lang w:val="en"/>
        </w:rPr>
        <w:t xml:space="preserve"> click on the edit button on any user in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list (Index), system will show popup </w:t>
      </w:r>
    </w:p>
    <w:p w14:paraId="19105450" w14:textId="77777777" w:rsidR="00B5485B" w:rsidRPr="00C51F00" w:rsidRDefault="00B5485B" w:rsidP="00C851B9">
      <w:pPr>
        <w:ind w:left="0"/>
        <w:jc w:val="both"/>
        <w:rPr>
          <w:sz w:val="26"/>
          <w:szCs w:val="26"/>
          <w:lang w:val="en"/>
        </w:rPr>
      </w:pPr>
      <w:r w:rsidRPr="00C51F00">
        <w:rPr>
          <w:sz w:val="26"/>
          <w:szCs w:val="26"/>
          <w:lang w:val="en"/>
        </w:rPr>
        <w:t xml:space="preserve">Step 2: </w:t>
      </w:r>
    </w:p>
    <w:p w14:paraId="227F3969" w14:textId="77777777" w:rsidR="00B5485B" w:rsidRPr="00C51F00" w:rsidRDefault="00B5485B" w:rsidP="00C851B9">
      <w:pPr>
        <w:pStyle w:val="ListParagraph"/>
        <w:numPr>
          <w:ilvl w:val="0"/>
          <w:numId w:val="34"/>
        </w:numPr>
        <w:jc w:val="both"/>
        <w:rPr>
          <w:sz w:val="26"/>
          <w:szCs w:val="26"/>
          <w:lang w:val="en"/>
        </w:rPr>
      </w:pPr>
      <w:r w:rsidRPr="00C51F00">
        <w:rPr>
          <w:sz w:val="26"/>
          <w:szCs w:val="26"/>
          <w:lang w:val="en"/>
        </w:rPr>
        <w:t xml:space="preserve">If </w:t>
      </w:r>
      <w:r>
        <w:rPr>
          <w:sz w:val="26"/>
          <w:szCs w:val="26"/>
          <w:lang w:val="en"/>
        </w:rPr>
        <w:t>User (HR)</w:t>
      </w:r>
      <w:r w:rsidRPr="00C51F00">
        <w:rPr>
          <w:sz w:val="26"/>
          <w:szCs w:val="26"/>
          <w:lang w:val="en"/>
        </w:rPr>
        <w:t xml:space="preserve"> click on Accept, then move to Step 3</w:t>
      </w:r>
    </w:p>
    <w:p w14:paraId="05CA3B67" w14:textId="381CD79B" w:rsidR="00B5485B" w:rsidRPr="00C51F00" w:rsidRDefault="00B5485B" w:rsidP="00C851B9">
      <w:pPr>
        <w:pStyle w:val="ListParagraph"/>
        <w:numPr>
          <w:ilvl w:val="0"/>
          <w:numId w:val="33"/>
        </w:numPr>
        <w:jc w:val="both"/>
        <w:rPr>
          <w:sz w:val="26"/>
          <w:szCs w:val="26"/>
          <w:lang w:val="en"/>
        </w:rPr>
      </w:pPr>
      <w:r w:rsidRPr="00C51F00">
        <w:rPr>
          <w:sz w:val="26"/>
          <w:szCs w:val="26"/>
          <w:lang w:val="en"/>
        </w:rPr>
        <w:t xml:space="preserve">If </w:t>
      </w:r>
      <w:r>
        <w:rPr>
          <w:sz w:val="26"/>
          <w:szCs w:val="26"/>
          <w:lang w:val="en"/>
        </w:rPr>
        <w:t>User (HR)</w:t>
      </w:r>
      <w:r w:rsidRPr="00C51F00">
        <w:rPr>
          <w:sz w:val="26"/>
          <w:szCs w:val="26"/>
          <w:lang w:val="en"/>
        </w:rPr>
        <w:t xml:space="preserve"> click on Deny, then move to Step 6</w:t>
      </w:r>
    </w:p>
    <w:p w14:paraId="3A55921F" w14:textId="77777777" w:rsidR="00B5485B" w:rsidRPr="00C51F00" w:rsidRDefault="00B5485B"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move to the next step</w:t>
      </w:r>
    </w:p>
    <w:p w14:paraId="7FD36F79" w14:textId="77777777" w:rsidR="00B5485B" w:rsidRPr="00C51F00" w:rsidRDefault="00B5485B" w:rsidP="00C851B9">
      <w:pPr>
        <w:ind w:left="0"/>
        <w:jc w:val="both"/>
        <w:rPr>
          <w:sz w:val="26"/>
          <w:szCs w:val="26"/>
          <w:lang w:val="en"/>
        </w:rPr>
      </w:pPr>
      <w:r w:rsidRPr="00C51F00">
        <w:rPr>
          <w:sz w:val="26"/>
          <w:szCs w:val="26"/>
          <w:lang w:val="en"/>
        </w:rPr>
        <w:t>Step 4: System perform update field “Is deleted”</w:t>
      </w:r>
    </w:p>
    <w:p w14:paraId="6D686858" w14:textId="57F04F0F" w:rsidR="00B5485B" w:rsidRPr="00C51F00" w:rsidRDefault="00B5485B" w:rsidP="00C851B9">
      <w:pPr>
        <w:ind w:left="0"/>
        <w:jc w:val="both"/>
        <w:rPr>
          <w:sz w:val="26"/>
          <w:szCs w:val="26"/>
          <w:lang w:val="en"/>
        </w:rPr>
      </w:pPr>
      <w:r w:rsidRPr="00C51F00">
        <w:rPr>
          <w:sz w:val="26"/>
          <w:szCs w:val="26"/>
          <w:lang w:val="en"/>
        </w:rPr>
        <w:t>Step 5: System show a message on the screen:”</w:t>
      </w:r>
      <w:r w:rsidR="003F0F5F" w:rsidRPr="003F0F5F">
        <w:rPr>
          <w:sz w:val="26"/>
          <w:szCs w:val="26"/>
          <w:lang w:val="en"/>
        </w:rPr>
        <w:t xml:space="preserve">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has been deleted”</w:t>
      </w:r>
    </w:p>
    <w:p w14:paraId="5977EDAE" w14:textId="77777777" w:rsidR="00B5485B" w:rsidRPr="00C51F00" w:rsidRDefault="00B5485B" w:rsidP="00C851B9">
      <w:pPr>
        <w:ind w:left="0"/>
        <w:jc w:val="both"/>
        <w:rPr>
          <w:sz w:val="26"/>
          <w:szCs w:val="26"/>
          <w:lang w:val="en"/>
        </w:rPr>
      </w:pPr>
      <w:r w:rsidRPr="00C51F00">
        <w:rPr>
          <w:sz w:val="26"/>
          <w:szCs w:val="26"/>
          <w:lang w:val="en"/>
        </w:rPr>
        <w:t>Step 6: Back to index page</w:t>
      </w:r>
    </w:p>
    <w:p w14:paraId="68E613D6" w14:textId="52C57B44" w:rsidR="00B5485B" w:rsidRPr="00C51F00" w:rsidRDefault="003F0F5F" w:rsidP="00C851B9">
      <w:pPr>
        <w:pStyle w:val="ListParagraph"/>
        <w:numPr>
          <w:ilvl w:val="0"/>
          <w:numId w:val="34"/>
        </w:numPr>
        <w:jc w:val="both"/>
        <w:rPr>
          <w:sz w:val="26"/>
          <w:szCs w:val="26"/>
          <w:lang w:val="en"/>
        </w:rPr>
      </w:pPr>
      <w:r>
        <w:rPr>
          <w:sz w:val="26"/>
          <w:szCs w:val="26"/>
          <w:lang w:val="en"/>
        </w:rPr>
        <w:t>Payroll</w:t>
      </w:r>
      <w:r w:rsidR="00B5485B" w:rsidRPr="00C51F00">
        <w:rPr>
          <w:sz w:val="26"/>
          <w:szCs w:val="26"/>
          <w:lang w:val="en"/>
        </w:rPr>
        <w:t xml:space="preserve"> as </w:t>
      </w:r>
      <w:r w:rsidR="00B5485B">
        <w:rPr>
          <w:sz w:val="26"/>
          <w:szCs w:val="26"/>
          <w:lang w:val="en"/>
        </w:rPr>
        <w:t>Admin</w:t>
      </w:r>
    </w:p>
    <w:p w14:paraId="5D93DA99" w14:textId="77777777" w:rsidR="00B5485B" w:rsidRPr="00C51F00" w:rsidRDefault="00B5485B" w:rsidP="00C851B9">
      <w:pPr>
        <w:ind w:left="0"/>
        <w:jc w:val="both"/>
        <w:rPr>
          <w:sz w:val="26"/>
          <w:szCs w:val="26"/>
          <w:lang w:val="en"/>
        </w:rPr>
      </w:pPr>
      <w:r w:rsidRPr="00C51F00">
        <w:rPr>
          <w:sz w:val="26"/>
          <w:szCs w:val="26"/>
          <w:lang w:val="en"/>
        </w:rPr>
        <w:t>- Index</w:t>
      </w:r>
    </w:p>
    <w:p w14:paraId="0C3601F7" w14:textId="39CA7BBB"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Admin</w:t>
      </w:r>
      <w:r w:rsidRPr="00C51F00">
        <w:rPr>
          <w:sz w:val="26"/>
          <w:szCs w:val="26"/>
          <w:lang w:val="en"/>
        </w:rPr>
        <w:t xml:space="preserve"> go to </w:t>
      </w:r>
      <w:r w:rsidR="003F0F5F">
        <w:rPr>
          <w:sz w:val="26"/>
          <w:szCs w:val="26"/>
          <w:lang w:val="en"/>
        </w:rPr>
        <w:t>Payroll</w:t>
      </w:r>
      <w:r w:rsidRPr="00C51F00">
        <w:rPr>
          <w:sz w:val="26"/>
          <w:szCs w:val="26"/>
          <w:lang w:val="en"/>
        </w:rPr>
        <w:t xml:space="preserve"> page</w:t>
      </w:r>
    </w:p>
    <w:p w14:paraId="0EF6272B" w14:textId="72223C0A" w:rsidR="00B5485B" w:rsidRPr="00C51F00" w:rsidRDefault="00B5485B" w:rsidP="00C851B9">
      <w:pPr>
        <w:ind w:left="0"/>
        <w:jc w:val="both"/>
        <w:rPr>
          <w:sz w:val="26"/>
          <w:szCs w:val="26"/>
          <w:lang w:val="en"/>
        </w:rPr>
      </w:pPr>
      <w:r w:rsidRPr="00C51F00">
        <w:rPr>
          <w:sz w:val="26"/>
          <w:szCs w:val="26"/>
          <w:lang w:val="en"/>
        </w:rPr>
        <w:t xml:space="preserve">Step 2: System executes a query to get </w:t>
      </w:r>
      <w:r w:rsidR="003F0F5F">
        <w:rPr>
          <w:sz w:val="26"/>
          <w:szCs w:val="26"/>
          <w:lang w:val="en"/>
        </w:rPr>
        <w:t>payroll</w:t>
      </w:r>
      <w:r w:rsidRPr="00C51F00">
        <w:rPr>
          <w:sz w:val="26"/>
          <w:szCs w:val="26"/>
          <w:lang w:val="en"/>
        </w:rPr>
        <w:t xml:space="preserve"> of that admin and show it on the page</w:t>
      </w:r>
    </w:p>
    <w:p w14:paraId="14494636" w14:textId="77777777" w:rsidR="00B5485B" w:rsidRPr="00C51F00" w:rsidRDefault="00B5485B" w:rsidP="00C851B9">
      <w:pPr>
        <w:ind w:left="0"/>
        <w:jc w:val="both"/>
        <w:rPr>
          <w:sz w:val="26"/>
          <w:szCs w:val="26"/>
          <w:lang w:val="en"/>
        </w:rPr>
      </w:pPr>
      <w:r w:rsidRPr="00C51F00">
        <w:rPr>
          <w:sz w:val="26"/>
          <w:szCs w:val="26"/>
          <w:lang w:val="en"/>
        </w:rPr>
        <w:t>- Create</w:t>
      </w:r>
    </w:p>
    <w:p w14:paraId="5A1731D3" w14:textId="75A7130A"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Admin</w:t>
      </w:r>
      <w:r w:rsidRPr="00C51F00">
        <w:rPr>
          <w:sz w:val="26"/>
          <w:szCs w:val="26"/>
          <w:lang w:val="en"/>
        </w:rPr>
        <w:t xml:space="preserve"> click on Add button and go to add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page</w:t>
      </w:r>
    </w:p>
    <w:p w14:paraId="46DF4BEF" w14:textId="033B2EBB" w:rsidR="00B5485B" w:rsidRPr="00C51F00" w:rsidRDefault="00B5485B" w:rsidP="00C851B9">
      <w:pPr>
        <w:ind w:left="0"/>
        <w:jc w:val="both"/>
        <w:rPr>
          <w:sz w:val="26"/>
          <w:szCs w:val="26"/>
          <w:lang w:val="en"/>
        </w:rPr>
      </w:pPr>
      <w:r w:rsidRPr="00C51F00">
        <w:rPr>
          <w:sz w:val="26"/>
          <w:szCs w:val="26"/>
          <w:lang w:val="en"/>
        </w:rPr>
        <w:t xml:space="preserve">Step 2: </w:t>
      </w:r>
      <w:r>
        <w:rPr>
          <w:sz w:val="26"/>
          <w:szCs w:val="26"/>
          <w:lang w:val="en"/>
        </w:rPr>
        <w:t>Admin</w:t>
      </w:r>
      <w:r w:rsidRPr="00C51F00">
        <w:rPr>
          <w:sz w:val="26"/>
          <w:szCs w:val="26"/>
          <w:lang w:val="en"/>
        </w:rPr>
        <w:t xml:space="preserve"> input data in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textbox</w:t>
      </w:r>
    </w:p>
    <w:p w14:paraId="7F70F952" w14:textId="1B5AE86D" w:rsidR="00B5485B" w:rsidRPr="00C51F00" w:rsidRDefault="00845F66" w:rsidP="00C851B9">
      <w:pPr>
        <w:ind w:left="0"/>
        <w:jc w:val="both"/>
        <w:rPr>
          <w:sz w:val="26"/>
          <w:szCs w:val="26"/>
          <w:lang w:val="en"/>
        </w:rPr>
      </w:pPr>
      <w:r>
        <w:rPr>
          <w:sz w:val="26"/>
          <w:szCs w:val="26"/>
          <w:lang w:val="en"/>
        </w:rPr>
        <w:lastRenderedPageBreak/>
        <w:t xml:space="preserve">Step 3: </w:t>
      </w:r>
      <w:r w:rsidR="00B5485B" w:rsidRPr="00C51F00">
        <w:rPr>
          <w:sz w:val="26"/>
          <w:szCs w:val="26"/>
          <w:lang w:val="en"/>
        </w:rPr>
        <w:t>System perform data validation, if the data is valid,</w:t>
      </w:r>
      <w:r w:rsidR="00B5485B">
        <w:rPr>
          <w:sz w:val="26"/>
          <w:szCs w:val="26"/>
          <w:lang w:val="en"/>
        </w:rPr>
        <w:t xml:space="preserve"> </w:t>
      </w:r>
      <w:r w:rsidR="00B5485B" w:rsidRPr="00C51F00">
        <w:rPr>
          <w:sz w:val="26"/>
          <w:szCs w:val="26"/>
          <w:lang w:val="en"/>
        </w:rPr>
        <w:t>then go to the next step</w:t>
      </w:r>
    </w:p>
    <w:p w14:paraId="2C19B567" w14:textId="10916369" w:rsidR="00B5485B" w:rsidRPr="00C51F00" w:rsidRDefault="00B5485B" w:rsidP="00C851B9">
      <w:pPr>
        <w:ind w:left="0"/>
        <w:jc w:val="both"/>
        <w:rPr>
          <w:sz w:val="26"/>
          <w:szCs w:val="26"/>
          <w:lang w:val="en"/>
        </w:rPr>
      </w:pPr>
      <w:r w:rsidRPr="00C51F00">
        <w:rPr>
          <w:sz w:val="26"/>
          <w:szCs w:val="26"/>
          <w:lang w:val="en"/>
        </w:rPr>
        <w:t xml:space="preserve">Step 4: System perform insert new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name</w:t>
      </w:r>
    </w:p>
    <w:p w14:paraId="7150F892" w14:textId="156F71D6" w:rsidR="00B5485B" w:rsidRPr="00C51F00" w:rsidRDefault="00B5485B" w:rsidP="00C851B9">
      <w:pPr>
        <w:ind w:left="0"/>
        <w:jc w:val="both"/>
        <w:rPr>
          <w:sz w:val="26"/>
          <w:szCs w:val="26"/>
          <w:lang w:val="en"/>
        </w:rPr>
      </w:pPr>
      <w:r w:rsidRPr="00C51F00">
        <w:rPr>
          <w:sz w:val="26"/>
          <w:szCs w:val="26"/>
          <w:lang w:val="en"/>
        </w:rPr>
        <w:t>Step 5: System show a message on the screen: "</w:t>
      </w:r>
      <w:proofErr w:type="spellStart"/>
      <w:r w:rsidR="003F0F5F">
        <w:rPr>
          <w:sz w:val="26"/>
          <w:szCs w:val="26"/>
          <w:lang w:val="en"/>
        </w:rPr>
        <w:t>Payslip</w:t>
      </w:r>
      <w:proofErr w:type="spellEnd"/>
      <w:r w:rsidR="003F0F5F">
        <w:rPr>
          <w:sz w:val="26"/>
          <w:szCs w:val="26"/>
          <w:lang w:val="en"/>
        </w:rPr>
        <w:t>/payment</w:t>
      </w:r>
      <w:r w:rsidRPr="00C51F00">
        <w:rPr>
          <w:sz w:val="26"/>
          <w:szCs w:val="26"/>
          <w:lang w:val="en"/>
        </w:rPr>
        <w:t xml:space="preserve"> has been created"</w:t>
      </w:r>
    </w:p>
    <w:p w14:paraId="4A5CF62B" w14:textId="77777777" w:rsidR="00B5485B" w:rsidRPr="00C51F00" w:rsidRDefault="00B5485B" w:rsidP="00C851B9">
      <w:pPr>
        <w:ind w:left="0"/>
        <w:jc w:val="both"/>
        <w:rPr>
          <w:sz w:val="26"/>
          <w:szCs w:val="26"/>
          <w:lang w:val="en"/>
        </w:rPr>
      </w:pPr>
      <w:r w:rsidRPr="00C51F00">
        <w:rPr>
          <w:sz w:val="26"/>
          <w:szCs w:val="26"/>
          <w:lang w:val="en"/>
        </w:rPr>
        <w:t>Step 6: Back to Index page</w:t>
      </w:r>
    </w:p>
    <w:p w14:paraId="6B5CB6A5" w14:textId="77777777" w:rsidR="00B5485B" w:rsidRPr="00C51F00" w:rsidRDefault="00B5485B" w:rsidP="00C851B9">
      <w:pPr>
        <w:ind w:left="0"/>
        <w:jc w:val="both"/>
        <w:rPr>
          <w:sz w:val="26"/>
          <w:szCs w:val="26"/>
          <w:lang w:val="en"/>
        </w:rPr>
      </w:pPr>
      <w:r w:rsidRPr="00C51F00">
        <w:rPr>
          <w:sz w:val="26"/>
          <w:szCs w:val="26"/>
          <w:lang w:val="en"/>
        </w:rPr>
        <w:t>-Edit</w:t>
      </w:r>
    </w:p>
    <w:p w14:paraId="5ED7CEC7" w14:textId="64DAA29B"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Admin</w:t>
      </w:r>
      <w:r w:rsidRPr="00C51F00">
        <w:rPr>
          <w:sz w:val="26"/>
          <w:szCs w:val="26"/>
          <w:lang w:val="en"/>
        </w:rPr>
        <w:t xml:space="preserve"> click on the edit button on any admin in the </w:t>
      </w:r>
      <w:proofErr w:type="spellStart"/>
      <w:r w:rsidR="000737BA">
        <w:rPr>
          <w:sz w:val="26"/>
          <w:szCs w:val="26"/>
          <w:lang w:val="en"/>
        </w:rPr>
        <w:t>payslip</w:t>
      </w:r>
      <w:proofErr w:type="spellEnd"/>
      <w:r w:rsidR="000737BA">
        <w:rPr>
          <w:sz w:val="26"/>
          <w:szCs w:val="26"/>
          <w:lang w:val="en"/>
        </w:rPr>
        <w:t>/payment</w:t>
      </w:r>
      <w:r w:rsidRPr="00C51F00">
        <w:rPr>
          <w:sz w:val="26"/>
          <w:szCs w:val="26"/>
          <w:lang w:val="en"/>
        </w:rPr>
        <w:t xml:space="preserve"> list (Index), system will navigate to edit profile page </w:t>
      </w:r>
    </w:p>
    <w:p w14:paraId="1824856E" w14:textId="4AAAEAFE" w:rsidR="00B5485B" w:rsidRPr="00C51F00" w:rsidRDefault="00B5485B" w:rsidP="00C851B9">
      <w:pPr>
        <w:ind w:left="0"/>
        <w:jc w:val="both"/>
        <w:rPr>
          <w:sz w:val="26"/>
          <w:szCs w:val="26"/>
          <w:lang w:val="en"/>
        </w:rPr>
      </w:pPr>
      <w:r w:rsidRPr="00C51F00">
        <w:rPr>
          <w:sz w:val="26"/>
          <w:szCs w:val="26"/>
          <w:lang w:val="en"/>
        </w:rPr>
        <w:t xml:space="preserve">Step 2: </w:t>
      </w:r>
      <w:r>
        <w:rPr>
          <w:sz w:val="26"/>
          <w:szCs w:val="26"/>
          <w:lang w:val="en"/>
        </w:rPr>
        <w:t>Admin</w:t>
      </w:r>
      <w:r w:rsidRPr="00C51F00">
        <w:rPr>
          <w:sz w:val="26"/>
          <w:szCs w:val="26"/>
          <w:lang w:val="en"/>
        </w:rPr>
        <w:t xml:space="preserve"> input data in the </w:t>
      </w:r>
      <w:proofErr w:type="spellStart"/>
      <w:r w:rsidR="000737BA">
        <w:rPr>
          <w:sz w:val="26"/>
          <w:szCs w:val="26"/>
          <w:lang w:val="en"/>
        </w:rPr>
        <w:t>payslip</w:t>
      </w:r>
      <w:proofErr w:type="spellEnd"/>
      <w:r w:rsidR="000737BA">
        <w:rPr>
          <w:sz w:val="26"/>
          <w:szCs w:val="26"/>
          <w:lang w:val="en"/>
        </w:rPr>
        <w:t>/payment</w:t>
      </w:r>
      <w:r w:rsidRPr="00C51F00">
        <w:rPr>
          <w:sz w:val="26"/>
          <w:szCs w:val="26"/>
          <w:lang w:val="en"/>
        </w:rPr>
        <w:t xml:space="preserve"> name textbox</w:t>
      </w:r>
    </w:p>
    <w:p w14:paraId="4C1F9E55" w14:textId="77777777" w:rsidR="00B5485B" w:rsidRPr="00C51F00" w:rsidRDefault="00B5485B"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go to next step</w:t>
      </w:r>
    </w:p>
    <w:p w14:paraId="797A1B20" w14:textId="77777777" w:rsidR="000737BA" w:rsidRDefault="00B5485B" w:rsidP="00C851B9">
      <w:pPr>
        <w:ind w:left="0"/>
        <w:jc w:val="both"/>
        <w:rPr>
          <w:sz w:val="26"/>
          <w:szCs w:val="26"/>
          <w:lang w:val="en"/>
        </w:rPr>
      </w:pPr>
      <w:r w:rsidRPr="00C51F00">
        <w:rPr>
          <w:sz w:val="26"/>
          <w:szCs w:val="26"/>
          <w:lang w:val="en"/>
        </w:rPr>
        <w:t xml:space="preserve">Step 4: System perform update new </w:t>
      </w:r>
      <w:proofErr w:type="spellStart"/>
      <w:r w:rsidR="000737BA">
        <w:rPr>
          <w:sz w:val="26"/>
          <w:szCs w:val="26"/>
          <w:lang w:val="en"/>
        </w:rPr>
        <w:t>payslip</w:t>
      </w:r>
      <w:proofErr w:type="spellEnd"/>
      <w:r w:rsidR="000737BA">
        <w:rPr>
          <w:sz w:val="26"/>
          <w:szCs w:val="26"/>
          <w:lang w:val="en"/>
        </w:rPr>
        <w:t>/payment</w:t>
      </w:r>
      <w:r w:rsidR="000737BA" w:rsidRPr="00C51F00">
        <w:rPr>
          <w:sz w:val="26"/>
          <w:szCs w:val="26"/>
          <w:lang w:val="en"/>
        </w:rPr>
        <w:t xml:space="preserve"> </w:t>
      </w:r>
    </w:p>
    <w:p w14:paraId="3FB21F30" w14:textId="07AF87E5" w:rsidR="00B5485B" w:rsidRPr="00C51F00" w:rsidRDefault="00B5485B" w:rsidP="00C851B9">
      <w:pPr>
        <w:ind w:left="0"/>
        <w:jc w:val="both"/>
        <w:rPr>
          <w:sz w:val="26"/>
          <w:szCs w:val="26"/>
          <w:lang w:val="en"/>
        </w:rPr>
      </w:pPr>
      <w:r w:rsidRPr="00C51F00">
        <w:rPr>
          <w:sz w:val="26"/>
          <w:szCs w:val="26"/>
          <w:lang w:val="en"/>
        </w:rPr>
        <w:t>Step 5: System show a message on the screen: "</w:t>
      </w:r>
      <w:proofErr w:type="spellStart"/>
      <w:r w:rsidR="000737BA">
        <w:rPr>
          <w:sz w:val="26"/>
          <w:szCs w:val="26"/>
          <w:lang w:val="en"/>
        </w:rPr>
        <w:t>Payslip</w:t>
      </w:r>
      <w:proofErr w:type="spellEnd"/>
      <w:r w:rsidR="000737BA">
        <w:rPr>
          <w:sz w:val="26"/>
          <w:szCs w:val="26"/>
          <w:lang w:val="en"/>
        </w:rPr>
        <w:t>/payment</w:t>
      </w:r>
      <w:r w:rsidRPr="00C51F00">
        <w:rPr>
          <w:sz w:val="26"/>
          <w:szCs w:val="26"/>
          <w:lang w:val="en"/>
        </w:rPr>
        <w:t xml:space="preserve"> has been changed"</w:t>
      </w:r>
    </w:p>
    <w:p w14:paraId="2F633EB1" w14:textId="77777777" w:rsidR="00B5485B" w:rsidRPr="00C51F00" w:rsidRDefault="00B5485B" w:rsidP="00C851B9">
      <w:pPr>
        <w:ind w:left="0"/>
        <w:jc w:val="both"/>
        <w:rPr>
          <w:sz w:val="26"/>
          <w:szCs w:val="26"/>
          <w:lang w:val="en"/>
        </w:rPr>
      </w:pPr>
      <w:r w:rsidRPr="00C51F00">
        <w:rPr>
          <w:sz w:val="26"/>
          <w:szCs w:val="26"/>
          <w:lang w:val="en"/>
        </w:rPr>
        <w:t>Step 6: Back to Index page</w:t>
      </w:r>
    </w:p>
    <w:p w14:paraId="0D68E65E" w14:textId="77777777" w:rsidR="00B5485B" w:rsidRPr="00C51F00" w:rsidRDefault="00B5485B" w:rsidP="00C851B9">
      <w:pPr>
        <w:ind w:left="0"/>
        <w:jc w:val="both"/>
        <w:rPr>
          <w:sz w:val="26"/>
          <w:szCs w:val="26"/>
          <w:lang w:val="en"/>
        </w:rPr>
      </w:pPr>
      <w:r w:rsidRPr="00C51F00">
        <w:rPr>
          <w:sz w:val="26"/>
          <w:szCs w:val="26"/>
          <w:lang w:val="en"/>
        </w:rPr>
        <w:t>-Delete</w:t>
      </w:r>
    </w:p>
    <w:p w14:paraId="0C5A645E" w14:textId="4DF2AF71" w:rsidR="00B5485B" w:rsidRPr="00C51F00" w:rsidRDefault="00B5485B" w:rsidP="00C851B9">
      <w:pPr>
        <w:ind w:left="0"/>
        <w:jc w:val="both"/>
        <w:rPr>
          <w:sz w:val="26"/>
          <w:szCs w:val="26"/>
          <w:lang w:val="en"/>
        </w:rPr>
      </w:pPr>
      <w:r w:rsidRPr="00C51F00">
        <w:rPr>
          <w:sz w:val="26"/>
          <w:szCs w:val="26"/>
          <w:lang w:val="en"/>
        </w:rPr>
        <w:t xml:space="preserve">Step 1: </w:t>
      </w:r>
      <w:r>
        <w:rPr>
          <w:sz w:val="26"/>
          <w:szCs w:val="26"/>
          <w:lang w:val="en"/>
        </w:rPr>
        <w:t>Admin</w:t>
      </w:r>
      <w:r w:rsidRPr="00C51F00">
        <w:rPr>
          <w:sz w:val="26"/>
          <w:szCs w:val="26"/>
          <w:lang w:val="en"/>
        </w:rPr>
        <w:t xml:space="preserve"> click on the edit button on any admin in the </w:t>
      </w:r>
      <w:proofErr w:type="spellStart"/>
      <w:r w:rsidR="000737BA">
        <w:rPr>
          <w:sz w:val="26"/>
          <w:szCs w:val="26"/>
          <w:lang w:val="en"/>
        </w:rPr>
        <w:t>payslip</w:t>
      </w:r>
      <w:proofErr w:type="spellEnd"/>
      <w:r w:rsidR="000737BA">
        <w:rPr>
          <w:sz w:val="26"/>
          <w:szCs w:val="26"/>
          <w:lang w:val="en"/>
        </w:rPr>
        <w:t>/payment</w:t>
      </w:r>
      <w:r w:rsidRPr="00C51F00">
        <w:rPr>
          <w:sz w:val="26"/>
          <w:szCs w:val="26"/>
          <w:lang w:val="en"/>
        </w:rPr>
        <w:t xml:space="preserve"> list (Index), system will show popup </w:t>
      </w:r>
    </w:p>
    <w:p w14:paraId="02C910D1" w14:textId="77777777" w:rsidR="00B5485B" w:rsidRPr="00C51F00" w:rsidRDefault="00B5485B" w:rsidP="00C851B9">
      <w:pPr>
        <w:ind w:left="0"/>
        <w:jc w:val="both"/>
        <w:rPr>
          <w:sz w:val="26"/>
          <w:szCs w:val="26"/>
          <w:lang w:val="en"/>
        </w:rPr>
      </w:pPr>
      <w:r w:rsidRPr="00C51F00">
        <w:rPr>
          <w:sz w:val="26"/>
          <w:szCs w:val="26"/>
          <w:lang w:val="en"/>
        </w:rPr>
        <w:t xml:space="preserve">Step 2: </w:t>
      </w:r>
    </w:p>
    <w:p w14:paraId="7696CAE9" w14:textId="77777777" w:rsidR="00B5485B" w:rsidRPr="00C51F00" w:rsidRDefault="00B5485B" w:rsidP="00C851B9">
      <w:pPr>
        <w:pStyle w:val="ListParagraph"/>
        <w:numPr>
          <w:ilvl w:val="0"/>
          <w:numId w:val="34"/>
        </w:numPr>
        <w:jc w:val="both"/>
        <w:rPr>
          <w:sz w:val="26"/>
          <w:szCs w:val="26"/>
          <w:lang w:val="en"/>
        </w:rPr>
      </w:pPr>
      <w:r w:rsidRPr="00C51F00">
        <w:rPr>
          <w:sz w:val="26"/>
          <w:szCs w:val="26"/>
          <w:lang w:val="en"/>
        </w:rPr>
        <w:t xml:space="preserve">If </w:t>
      </w:r>
      <w:r>
        <w:rPr>
          <w:sz w:val="26"/>
          <w:szCs w:val="26"/>
          <w:lang w:val="en"/>
        </w:rPr>
        <w:t>Admin</w:t>
      </w:r>
      <w:r w:rsidRPr="00C51F00">
        <w:rPr>
          <w:sz w:val="26"/>
          <w:szCs w:val="26"/>
          <w:lang w:val="en"/>
        </w:rPr>
        <w:t xml:space="preserve"> click on Accept, then move to Step 3</w:t>
      </w:r>
    </w:p>
    <w:p w14:paraId="11F33433" w14:textId="724167E0" w:rsidR="00B5485B" w:rsidRPr="00C51F00" w:rsidRDefault="00B5485B" w:rsidP="00C851B9">
      <w:pPr>
        <w:pStyle w:val="ListParagraph"/>
        <w:numPr>
          <w:ilvl w:val="0"/>
          <w:numId w:val="33"/>
        </w:numPr>
        <w:jc w:val="both"/>
        <w:rPr>
          <w:sz w:val="26"/>
          <w:szCs w:val="26"/>
          <w:lang w:val="en"/>
        </w:rPr>
      </w:pPr>
      <w:r w:rsidRPr="00C51F00">
        <w:rPr>
          <w:sz w:val="26"/>
          <w:szCs w:val="26"/>
          <w:lang w:val="en"/>
        </w:rPr>
        <w:t xml:space="preserve">If </w:t>
      </w:r>
      <w:r>
        <w:rPr>
          <w:sz w:val="26"/>
          <w:szCs w:val="26"/>
          <w:lang w:val="en"/>
        </w:rPr>
        <w:t>Admin</w:t>
      </w:r>
      <w:r w:rsidRPr="00C51F00">
        <w:rPr>
          <w:sz w:val="26"/>
          <w:szCs w:val="26"/>
          <w:lang w:val="en"/>
        </w:rPr>
        <w:t xml:space="preserve"> click on Deny, then move to Step 6</w:t>
      </w:r>
    </w:p>
    <w:p w14:paraId="3A265421" w14:textId="77777777" w:rsidR="00B5485B" w:rsidRPr="00C51F00" w:rsidRDefault="00B5485B" w:rsidP="00C851B9">
      <w:pPr>
        <w:ind w:left="0"/>
        <w:jc w:val="both"/>
        <w:rPr>
          <w:sz w:val="26"/>
          <w:szCs w:val="26"/>
          <w:lang w:val="en"/>
        </w:rPr>
      </w:pPr>
      <w:r w:rsidRPr="00C51F00">
        <w:rPr>
          <w:sz w:val="26"/>
          <w:szCs w:val="26"/>
          <w:lang w:val="en"/>
        </w:rPr>
        <w:t>Step 3: System perform data validation, if the data is valid,</w:t>
      </w:r>
      <w:r>
        <w:rPr>
          <w:sz w:val="26"/>
          <w:szCs w:val="26"/>
          <w:lang w:val="en"/>
        </w:rPr>
        <w:t xml:space="preserve"> </w:t>
      </w:r>
      <w:r w:rsidRPr="00C51F00">
        <w:rPr>
          <w:sz w:val="26"/>
          <w:szCs w:val="26"/>
          <w:lang w:val="en"/>
        </w:rPr>
        <w:t>then move to the next step</w:t>
      </w:r>
    </w:p>
    <w:p w14:paraId="6B765A64" w14:textId="77777777" w:rsidR="00B5485B" w:rsidRPr="00C51F00" w:rsidRDefault="00B5485B" w:rsidP="00C851B9">
      <w:pPr>
        <w:ind w:left="0"/>
        <w:jc w:val="both"/>
        <w:rPr>
          <w:sz w:val="26"/>
          <w:szCs w:val="26"/>
          <w:lang w:val="en"/>
        </w:rPr>
      </w:pPr>
      <w:r w:rsidRPr="00C51F00">
        <w:rPr>
          <w:sz w:val="26"/>
          <w:szCs w:val="26"/>
          <w:lang w:val="en"/>
        </w:rPr>
        <w:t>Step 4: System perform update field “Is deleted”</w:t>
      </w:r>
    </w:p>
    <w:p w14:paraId="36769774" w14:textId="42D3E885" w:rsidR="00B5485B" w:rsidRPr="00C51F00" w:rsidRDefault="00B5485B" w:rsidP="00C851B9">
      <w:pPr>
        <w:ind w:left="0"/>
        <w:jc w:val="both"/>
        <w:rPr>
          <w:sz w:val="26"/>
          <w:szCs w:val="26"/>
          <w:lang w:val="en"/>
        </w:rPr>
      </w:pPr>
      <w:r w:rsidRPr="00C51F00">
        <w:rPr>
          <w:sz w:val="26"/>
          <w:szCs w:val="26"/>
          <w:lang w:val="en"/>
        </w:rPr>
        <w:t>Step 5: System show a message on the screen:”</w:t>
      </w:r>
      <w:r w:rsidR="000737BA" w:rsidRPr="000737BA">
        <w:rPr>
          <w:sz w:val="26"/>
          <w:szCs w:val="26"/>
          <w:lang w:val="en"/>
        </w:rPr>
        <w:t xml:space="preserve"> </w:t>
      </w:r>
      <w:proofErr w:type="spellStart"/>
      <w:r w:rsidR="000737BA">
        <w:rPr>
          <w:sz w:val="26"/>
          <w:szCs w:val="26"/>
          <w:lang w:val="en"/>
        </w:rPr>
        <w:t>Payslip</w:t>
      </w:r>
      <w:proofErr w:type="spellEnd"/>
      <w:r w:rsidR="000737BA">
        <w:rPr>
          <w:sz w:val="26"/>
          <w:szCs w:val="26"/>
          <w:lang w:val="en"/>
        </w:rPr>
        <w:t>/payment</w:t>
      </w:r>
      <w:r w:rsidRPr="00C51F00">
        <w:rPr>
          <w:sz w:val="26"/>
          <w:szCs w:val="26"/>
          <w:lang w:val="en"/>
        </w:rPr>
        <w:t xml:space="preserve"> has been deleted”</w:t>
      </w:r>
    </w:p>
    <w:p w14:paraId="7E9D10FB" w14:textId="77777777" w:rsidR="00B5485B" w:rsidRPr="00C51F00" w:rsidRDefault="00B5485B" w:rsidP="00C851B9">
      <w:pPr>
        <w:ind w:left="0"/>
        <w:jc w:val="both"/>
        <w:rPr>
          <w:sz w:val="26"/>
          <w:szCs w:val="26"/>
          <w:lang w:val="en"/>
        </w:rPr>
      </w:pPr>
      <w:r w:rsidRPr="00C51F00">
        <w:rPr>
          <w:sz w:val="26"/>
          <w:szCs w:val="26"/>
          <w:lang w:val="en"/>
        </w:rPr>
        <w:t>Step 6: Back to index page</w:t>
      </w:r>
    </w:p>
    <w:p w14:paraId="6AA17733" w14:textId="50A47CFA" w:rsidR="00B5485B" w:rsidRPr="00BA43E0" w:rsidRDefault="00B5485B" w:rsidP="00C851B9">
      <w:pPr>
        <w:pStyle w:val="Heading3"/>
        <w:numPr>
          <w:ilvl w:val="0"/>
          <w:numId w:val="0"/>
        </w:numPr>
        <w:ind w:left="720" w:hanging="720"/>
        <w:rPr>
          <w:rFonts w:ascii="Times New Roman" w:hAnsi="Times New Roman"/>
          <w:sz w:val="26"/>
          <w:szCs w:val="26"/>
          <w:lang w:val="en"/>
        </w:rPr>
      </w:pPr>
      <w:bookmarkStart w:id="70" w:name="_Toc109314469"/>
      <w:r w:rsidRPr="00BA43E0">
        <w:rPr>
          <w:rFonts w:ascii="Times New Roman" w:hAnsi="Times New Roman"/>
          <w:sz w:val="26"/>
          <w:szCs w:val="26"/>
          <w:lang w:val="en"/>
        </w:rPr>
        <w:t>3.</w:t>
      </w:r>
      <w:r w:rsidR="000737BA">
        <w:rPr>
          <w:rFonts w:ascii="Times New Roman" w:hAnsi="Times New Roman"/>
          <w:sz w:val="26"/>
          <w:szCs w:val="26"/>
          <w:lang w:val="en"/>
        </w:rPr>
        <w:t>5</w:t>
      </w:r>
      <w:r w:rsidRPr="00BA43E0">
        <w:rPr>
          <w:rFonts w:ascii="Times New Roman" w:hAnsi="Times New Roman"/>
          <w:sz w:val="26"/>
          <w:szCs w:val="26"/>
          <w:lang w:val="en"/>
        </w:rPr>
        <w:t>.5 Function Affected</w:t>
      </w:r>
      <w:bookmarkEnd w:id="70"/>
    </w:p>
    <w:tbl>
      <w:tblPr>
        <w:tblStyle w:val="TableGrid"/>
        <w:tblW w:w="0" w:type="auto"/>
        <w:tblLook w:val="04A0" w:firstRow="1" w:lastRow="0" w:firstColumn="1" w:lastColumn="0" w:noHBand="0" w:noVBand="1"/>
      </w:tblPr>
      <w:tblGrid>
        <w:gridCol w:w="4673"/>
        <w:gridCol w:w="4674"/>
      </w:tblGrid>
      <w:tr w:rsidR="00B5485B" w:rsidRPr="00C51F00" w14:paraId="61FC94E0" w14:textId="77777777" w:rsidTr="006D25F9">
        <w:tc>
          <w:tcPr>
            <w:tcW w:w="4673" w:type="dxa"/>
          </w:tcPr>
          <w:p w14:paraId="4F66CFD8" w14:textId="77777777" w:rsidR="00B5485B" w:rsidRPr="00C51F00" w:rsidRDefault="00B5485B" w:rsidP="00C851B9">
            <w:pPr>
              <w:ind w:left="0"/>
              <w:jc w:val="both"/>
              <w:rPr>
                <w:sz w:val="26"/>
                <w:szCs w:val="26"/>
                <w:lang w:val="en"/>
              </w:rPr>
            </w:pPr>
            <w:r w:rsidRPr="00C51F00">
              <w:rPr>
                <w:sz w:val="26"/>
                <w:szCs w:val="26"/>
                <w:lang w:val="en"/>
              </w:rPr>
              <w:t>Affected function name</w:t>
            </w:r>
          </w:p>
        </w:tc>
        <w:tc>
          <w:tcPr>
            <w:tcW w:w="4674" w:type="dxa"/>
          </w:tcPr>
          <w:p w14:paraId="36407606" w14:textId="77777777" w:rsidR="00B5485B" w:rsidRPr="00C51F00" w:rsidRDefault="00B5485B" w:rsidP="00C851B9">
            <w:pPr>
              <w:ind w:left="0"/>
              <w:jc w:val="both"/>
              <w:rPr>
                <w:sz w:val="26"/>
                <w:szCs w:val="26"/>
                <w:lang w:val="en"/>
              </w:rPr>
            </w:pPr>
            <w:r w:rsidRPr="00C51F00">
              <w:rPr>
                <w:sz w:val="26"/>
                <w:szCs w:val="26"/>
                <w:lang w:val="en"/>
              </w:rPr>
              <w:t>Detail description of the affect</w:t>
            </w:r>
          </w:p>
        </w:tc>
      </w:tr>
      <w:tr w:rsidR="00B5485B" w:rsidRPr="00C51F00" w14:paraId="035100F7" w14:textId="77777777" w:rsidTr="006D25F9">
        <w:tc>
          <w:tcPr>
            <w:tcW w:w="4673" w:type="dxa"/>
          </w:tcPr>
          <w:p w14:paraId="31E84744" w14:textId="77777777" w:rsidR="00B5485B" w:rsidRPr="00C51F00" w:rsidRDefault="00B5485B" w:rsidP="00C851B9">
            <w:pPr>
              <w:ind w:left="0"/>
              <w:jc w:val="both"/>
              <w:rPr>
                <w:sz w:val="26"/>
                <w:szCs w:val="26"/>
                <w:lang w:val="en"/>
              </w:rPr>
            </w:pPr>
            <w:r w:rsidRPr="00C51F00">
              <w:rPr>
                <w:sz w:val="26"/>
                <w:szCs w:val="26"/>
                <w:lang w:val="en"/>
              </w:rPr>
              <w:lastRenderedPageBreak/>
              <w:t>None</w:t>
            </w:r>
          </w:p>
        </w:tc>
        <w:tc>
          <w:tcPr>
            <w:tcW w:w="4674" w:type="dxa"/>
          </w:tcPr>
          <w:p w14:paraId="3702D924" w14:textId="77777777" w:rsidR="00B5485B" w:rsidRPr="00C51F00" w:rsidRDefault="00B5485B" w:rsidP="00C851B9">
            <w:pPr>
              <w:ind w:left="0"/>
              <w:jc w:val="both"/>
              <w:rPr>
                <w:sz w:val="26"/>
                <w:szCs w:val="26"/>
                <w:lang w:val="en"/>
              </w:rPr>
            </w:pPr>
          </w:p>
        </w:tc>
      </w:tr>
    </w:tbl>
    <w:p w14:paraId="1AA7556A" w14:textId="77777777" w:rsidR="00191F3D" w:rsidRPr="00191F3D" w:rsidRDefault="00191F3D" w:rsidP="00C851B9">
      <w:pPr>
        <w:ind w:left="0"/>
        <w:jc w:val="both"/>
        <w:rPr>
          <w:b/>
          <w:i/>
          <w:sz w:val="26"/>
          <w:szCs w:val="26"/>
          <w:lang w:val="en"/>
        </w:rPr>
      </w:pPr>
    </w:p>
    <w:p w14:paraId="067102D7" w14:textId="77777777" w:rsidR="006C557D" w:rsidRPr="00ED745D" w:rsidRDefault="006C557D" w:rsidP="00C851B9">
      <w:pPr>
        <w:pStyle w:val="Heading1"/>
        <w:numPr>
          <w:ilvl w:val="0"/>
          <w:numId w:val="37"/>
        </w:numPr>
        <w:tabs>
          <w:tab w:val="left" w:pos="900"/>
        </w:tabs>
        <w:jc w:val="both"/>
        <w:rPr>
          <w:sz w:val="26"/>
          <w:szCs w:val="26"/>
        </w:rPr>
      </w:pPr>
      <w:bookmarkStart w:id="71" w:name="_Toc109314470"/>
      <w:bookmarkStart w:id="72" w:name="_Toc362429690"/>
      <w:bookmarkEnd w:id="23"/>
      <w:bookmarkEnd w:id="24"/>
      <w:r w:rsidRPr="00ED745D">
        <w:rPr>
          <w:rStyle w:val="q4iawc"/>
          <w:sz w:val="26"/>
          <w:szCs w:val="26"/>
          <w:lang w:val="en"/>
        </w:rPr>
        <w:t>Non-Functional Requirements</w:t>
      </w:r>
      <w:bookmarkEnd w:id="71"/>
    </w:p>
    <w:p w14:paraId="3886AE80" w14:textId="591D5776" w:rsidR="006C557D" w:rsidRPr="00ED745D" w:rsidRDefault="00321174" w:rsidP="00321174">
      <w:pPr>
        <w:pStyle w:val="Heading2"/>
        <w:numPr>
          <w:ilvl w:val="1"/>
          <w:numId w:val="44"/>
        </w:numPr>
        <w:jc w:val="both"/>
        <w:rPr>
          <w:rFonts w:ascii="Times New Roman" w:hAnsi="Times New Roman"/>
          <w:sz w:val="26"/>
          <w:szCs w:val="26"/>
        </w:rPr>
      </w:pPr>
      <w:bookmarkStart w:id="73" w:name="_Toc109314471"/>
      <w:r>
        <w:rPr>
          <w:rStyle w:val="q4iawc"/>
          <w:rFonts w:ascii="Times New Roman" w:hAnsi="Times New Roman"/>
          <w:sz w:val="26"/>
          <w:szCs w:val="26"/>
          <w:lang w:val="en"/>
        </w:rPr>
        <w:t xml:space="preserve"> </w:t>
      </w:r>
      <w:r w:rsidR="006C557D" w:rsidRPr="00ED745D">
        <w:rPr>
          <w:rStyle w:val="q4iawc"/>
          <w:rFonts w:ascii="Times New Roman" w:hAnsi="Times New Roman"/>
          <w:sz w:val="26"/>
          <w:szCs w:val="26"/>
          <w:lang w:val="en"/>
        </w:rPr>
        <w:t>Performance Requirements</w:t>
      </w:r>
      <w:bookmarkEnd w:id="73"/>
    </w:p>
    <w:p w14:paraId="21E1276A" w14:textId="63657B61" w:rsidR="006C557D" w:rsidRPr="00ED745D" w:rsidRDefault="00842854" w:rsidP="00C851B9">
      <w:pPr>
        <w:tabs>
          <w:tab w:val="left" w:pos="1520"/>
        </w:tabs>
        <w:jc w:val="both"/>
        <w:rPr>
          <w:iCs/>
          <w:sz w:val="26"/>
          <w:szCs w:val="26"/>
        </w:rPr>
      </w:pPr>
      <w:r w:rsidRPr="00842854">
        <w:rPr>
          <w:iCs/>
          <w:sz w:val="26"/>
          <w:szCs w:val="26"/>
        </w:rPr>
        <w:t xml:space="preserve">This subsection specifies that the programmer must be familiar with the system </w:t>
      </w:r>
      <w:r>
        <w:rPr>
          <w:iCs/>
          <w:sz w:val="26"/>
          <w:szCs w:val="26"/>
        </w:rPr>
        <w:t>functions and the business flow.</w:t>
      </w:r>
    </w:p>
    <w:p w14:paraId="77355327" w14:textId="77777777" w:rsidR="006C557D" w:rsidRPr="00ED745D" w:rsidRDefault="006C557D" w:rsidP="00321174">
      <w:pPr>
        <w:pStyle w:val="Heading2"/>
        <w:numPr>
          <w:ilvl w:val="1"/>
          <w:numId w:val="44"/>
        </w:numPr>
        <w:jc w:val="both"/>
        <w:rPr>
          <w:rFonts w:ascii="Times New Roman" w:hAnsi="Times New Roman"/>
          <w:sz w:val="26"/>
          <w:szCs w:val="26"/>
        </w:rPr>
      </w:pPr>
      <w:bookmarkStart w:id="74" w:name="_Toc109314472"/>
      <w:r w:rsidRPr="00ED745D">
        <w:rPr>
          <w:rStyle w:val="q4iawc"/>
          <w:rFonts w:ascii="Times New Roman" w:hAnsi="Times New Roman"/>
          <w:sz w:val="26"/>
          <w:szCs w:val="26"/>
          <w:lang w:val="en"/>
        </w:rPr>
        <w:t>Safety Requirements</w:t>
      </w:r>
      <w:bookmarkEnd w:id="74"/>
    </w:p>
    <w:p w14:paraId="09E41CFE" w14:textId="2A570484" w:rsidR="006C557D" w:rsidRPr="00ED745D" w:rsidRDefault="006C557D" w:rsidP="00C851B9">
      <w:pPr>
        <w:ind w:left="0" w:firstLine="567"/>
        <w:jc w:val="both"/>
        <w:rPr>
          <w:rFonts w:eastAsiaTheme="majorEastAsia"/>
          <w:sz w:val="26"/>
          <w:szCs w:val="26"/>
          <w:lang w:val="en"/>
        </w:rPr>
      </w:pPr>
      <w:r w:rsidRPr="00ED745D">
        <w:rPr>
          <w:rStyle w:val="q4iawc"/>
          <w:rFonts w:eastAsiaTheme="majorEastAsia"/>
          <w:sz w:val="26"/>
          <w:szCs w:val="26"/>
          <w:lang w:val="en"/>
        </w:rPr>
        <w:t>Safety Requirements (Optional) refers to a solution that protects solution content or solution components from accidental or malicious access, use, modification, destruction, or disclosure.</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157"/>
        <w:gridCol w:w="3195"/>
        <w:gridCol w:w="4975"/>
      </w:tblGrid>
      <w:tr w:rsidR="006C557D" w:rsidRPr="00ED745D" w14:paraId="1A88E09F" w14:textId="77777777" w:rsidTr="008316D9">
        <w:trPr>
          <w:trHeight w:val="67"/>
        </w:trPr>
        <w:tc>
          <w:tcPr>
            <w:tcW w:w="620" w:type="pct"/>
            <w:shd w:val="clear" w:color="auto" w:fill="D9D9D9" w:themeFill="background1" w:themeFillShade="D9"/>
          </w:tcPr>
          <w:p w14:paraId="0F38EC28" w14:textId="77777777" w:rsidR="006C557D" w:rsidRPr="00ED745D" w:rsidRDefault="006C557D" w:rsidP="00C851B9">
            <w:pPr>
              <w:ind w:left="420" w:hanging="522"/>
              <w:jc w:val="both"/>
              <w:rPr>
                <w:b/>
                <w:sz w:val="26"/>
                <w:szCs w:val="26"/>
              </w:rPr>
            </w:pPr>
            <w:r w:rsidRPr="00ED745D">
              <w:rPr>
                <w:b/>
                <w:sz w:val="26"/>
                <w:szCs w:val="26"/>
              </w:rPr>
              <w:t>Title</w:t>
            </w:r>
          </w:p>
        </w:tc>
        <w:tc>
          <w:tcPr>
            <w:tcW w:w="1713" w:type="pct"/>
            <w:shd w:val="clear" w:color="auto" w:fill="D9D9D9" w:themeFill="background1" w:themeFillShade="D9"/>
          </w:tcPr>
          <w:p w14:paraId="15C870A2" w14:textId="77777777" w:rsidR="006C557D" w:rsidRPr="00ED745D" w:rsidRDefault="006C557D" w:rsidP="00C851B9">
            <w:pPr>
              <w:jc w:val="both"/>
              <w:rPr>
                <w:b/>
                <w:sz w:val="26"/>
                <w:szCs w:val="26"/>
              </w:rPr>
            </w:pPr>
            <w:r w:rsidRPr="00ED745D">
              <w:rPr>
                <w:b/>
                <w:sz w:val="26"/>
                <w:szCs w:val="26"/>
              </w:rPr>
              <w:t>Criteria</w:t>
            </w:r>
          </w:p>
        </w:tc>
        <w:tc>
          <w:tcPr>
            <w:tcW w:w="2667" w:type="pct"/>
            <w:shd w:val="clear" w:color="auto" w:fill="D9D9D9" w:themeFill="background1" w:themeFillShade="D9"/>
          </w:tcPr>
          <w:p w14:paraId="4595AFDF" w14:textId="77777777" w:rsidR="006C557D" w:rsidRPr="00ED745D" w:rsidRDefault="006C557D" w:rsidP="00C851B9">
            <w:pPr>
              <w:jc w:val="both"/>
              <w:rPr>
                <w:b/>
                <w:sz w:val="26"/>
                <w:szCs w:val="26"/>
              </w:rPr>
            </w:pPr>
            <w:r w:rsidRPr="00ED745D">
              <w:rPr>
                <w:b/>
                <w:sz w:val="26"/>
                <w:szCs w:val="26"/>
              </w:rPr>
              <w:t>Note</w:t>
            </w:r>
          </w:p>
        </w:tc>
      </w:tr>
      <w:tr w:rsidR="006C557D" w:rsidRPr="00ED745D" w14:paraId="38A7ABD9" w14:textId="77777777" w:rsidTr="00C26528">
        <w:tc>
          <w:tcPr>
            <w:tcW w:w="620"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101DE8BD" w14:textId="77777777" w:rsidR="006C557D" w:rsidRPr="00ED745D" w:rsidRDefault="006C557D" w:rsidP="00C851B9">
            <w:pPr>
              <w:ind w:left="0" w:firstLine="22"/>
              <w:jc w:val="both"/>
              <w:rPr>
                <w:sz w:val="26"/>
                <w:szCs w:val="26"/>
              </w:rPr>
            </w:pPr>
            <w:r w:rsidRPr="00ED745D">
              <w:rPr>
                <w:rStyle w:val="q4iawc"/>
                <w:rFonts w:eastAsiaTheme="majorEastAsia"/>
                <w:sz w:val="26"/>
                <w:szCs w:val="26"/>
                <w:lang w:val="en"/>
              </w:rPr>
              <w:t>Privacy</w:t>
            </w:r>
          </w:p>
        </w:tc>
        <w:tc>
          <w:tcPr>
            <w:tcW w:w="1713"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14:paraId="66765E3E" w14:textId="77777777" w:rsidR="006C557D" w:rsidRPr="00ED745D" w:rsidRDefault="006C557D" w:rsidP="00C851B9">
            <w:pPr>
              <w:pStyle w:val="BulletList1"/>
              <w:numPr>
                <w:ilvl w:val="0"/>
                <w:numId w:val="0"/>
              </w:numPr>
              <w:ind w:left="360" w:hanging="360"/>
              <w:jc w:val="both"/>
              <w:rPr>
                <w:rFonts w:cs="Times New Roman"/>
                <w:sz w:val="26"/>
                <w:szCs w:val="26"/>
              </w:rPr>
            </w:pPr>
            <w:r w:rsidRPr="00ED745D">
              <w:rPr>
                <w:rStyle w:val="q4iawc"/>
                <w:rFonts w:cs="Times New Roman"/>
                <w:sz w:val="26"/>
                <w:szCs w:val="26"/>
                <w:lang w:val="en"/>
              </w:rPr>
              <w:t>Password and message encryption</w:t>
            </w:r>
          </w:p>
        </w:tc>
        <w:tc>
          <w:tcPr>
            <w:tcW w:w="2667"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vAlign w:val="center"/>
          </w:tcPr>
          <w:p w14:paraId="660A6A94" w14:textId="77777777" w:rsidR="006C557D" w:rsidRPr="00ED745D" w:rsidRDefault="006C557D" w:rsidP="00C851B9">
            <w:pPr>
              <w:jc w:val="both"/>
              <w:rPr>
                <w:sz w:val="26"/>
                <w:szCs w:val="26"/>
              </w:rPr>
            </w:pPr>
            <w:r w:rsidRPr="00ED745D">
              <w:rPr>
                <w:rStyle w:val="q4iawc"/>
                <w:rFonts w:eastAsiaTheme="majorEastAsia"/>
                <w:sz w:val="26"/>
                <w:szCs w:val="26"/>
                <w:lang w:val="en"/>
              </w:rPr>
              <w:t>The system should follow the encryption algorithm according to the data encryption standard.</w:t>
            </w:r>
          </w:p>
        </w:tc>
      </w:tr>
    </w:tbl>
    <w:p w14:paraId="137875E2" w14:textId="77777777" w:rsidR="006C557D" w:rsidRPr="00ED745D" w:rsidRDefault="006C557D" w:rsidP="00321174">
      <w:pPr>
        <w:pStyle w:val="Heading2"/>
        <w:numPr>
          <w:ilvl w:val="1"/>
          <w:numId w:val="44"/>
        </w:numPr>
        <w:jc w:val="both"/>
        <w:rPr>
          <w:rFonts w:ascii="Times New Roman" w:hAnsi="Times New Roman"/>
          <w:sz w:val="26"/>
          <w:szCs w:val="26"/>
        </w:rPr>
      </w:pPr>
      <w:bookmarkStart w:id="75" w:name="_Toc109314473"/>
      <w:r w:rsidRPr="00ED745D">
        <w:rPr>
          <w:rStyle w:val="q4iawc"/>
          <w:rFonts w:ascii="Times New Roman" w:hAnsi="Times New Roman"/>
          <w:sz w:val="26"/>
          <w:szCs w:val="26"/>
          <w:lang w:val="en"/>
        </w:rPr>
        <w:t>Privacy Requirements</w:t>
      </w:r>
      <w:bookmarkEnd w:id="75"/>
    </w:p>
    <w:p w14:paraId="0F4F0E9C" w14:textId="77777777" w:rsidR="006C557D" w:rsidRPr="00ED745D" w:rsidRDefault="006C557D" w:rsidP="00C851B9">
      <w:pPr>
        <w:jc w:val="both"/>
        <w:rPr>
          <w:sz w:val="26"/>
          <w:szCs w:val="26"/>
        </w:rPr>
      </w:pPr>
      <w:r w:rsidRPr="00ED745D">
        <w:rPr>
          <w:sz w:val="26"/>
          <w:szCs w:val="26"/>
        </w:rPr>
        <w:t>N/A</w:t>
      </w:r>
    </w:p>
    <w:p w14:paraId="66F0304A" w14:textId="77777777" w:rsidR="006C557D" w:rsidRPr="00ED745D" w:rsidRDefault="006C557D" w:rsidP="00321174">
      <w:pPr>
        <w:pStyle w:val="Heading2"/>
        <w:numPr>
          <w:ilvl w:val="1"/>
          <w:numId w:val="44"/>
        </w:numPr>
        <w:jc w:val="both"/>
        <w:rPr>
          <w:rFonts w:ascii="Times New Roman" w:hAnsi="Times New Roman"/>
          <w:sz w:val="26"/>
          <w:szCs w:val="26"/>
        </w:rPr>
      </w:pPr>
      <w:bookmarkStart w:id="76" w:name="_Toc109314474"/>
      <w:r w:rsidRPr="00ED745D">
        <w:rPr>
          <w:rStyle w:val="q4iawc"/>
          <w:rFonts w:ascii="Times New Roman" w:hAnsi="Times New Roman"/>
          <w:sz w:val="26"/>
          <w:szCs w:val="26"/>
          <w:lang w:val="en"/>
        </w:rPr>
        <w:t>Software Quality Requirements</w:t>
      </w:r>
      <w:bookmarkEnd w:id="76"/>
    </w:p>
    <w:p w14:paraId="27797AE0" w14:textId="77777777" w:rsidR="006C557D" w:rsidRPr="00ED745D" w:rsidRDefault="006C557D" w:rsidP="00C851B9">
      <w:pPr>
        <w:jc w:val="both"/>
        <w:rPr>
          <w:sz w:val="26"/>
          <w:szCs w:val="26"/>
        </w:rPr>
      </w:pPr>
      <w:r w:rsidRPr="00ED745D">
        <w:rPr>
          <w:sz w:val="26"/>
          <w:szCs w:val="26"/>
        </w:rPr>
        <w:t>N/A</w:t>
      </w:r>
    </w:p>
    <w:p w14:paraId="7A6B9DBE" w14:textId="77777777" w:rsidR="006C557D" w:rsidRPr="00ED745D" w:rsidRDefault="006C557D" w:rsidP="00321174">
      <w:pPr>
        <w:pStyle w:val="Heading1"/>
        <w:numPr>
          <w:ilvl w:val="0"/>
          <w:numId w:val="44"/>
        </w:numPr>
        <w:tabs>
          <w:tab w:val="left" w:pos="900"/>
        </w:tabs>
        <w:jc w:val="both"/>
        <w:rPr>
          <w:sz w:val="26"/>
          <w:szCs w:val="26"/>
        </w:rPr>
      </w:pPr>
      <w:bookmarkStart w:id="77" w:name="_Toc109314475"/>
      <w:r w:rsidRPr="00ED745D">
        <w:rPr>
          <w:rStyle w:val="q4iawc"/>
          <w:sz w:val="26"/>
          <w:szCs w:val="26"/>
          <w:lang w:val="en"/>
        </w:rPr>
        <w:t>Appendix</w:t>
      </w:r>
      <w:bookmarkEnd w:id="77"/>
    </w:p>
    <w:bookmarkEnd w:id="72"/>
    <w:p w14:paraId="52A0FE21" w14:textId="77777777" w:rsidR="006C557D" w:rsidRPr="00ED745D" w:rsidRDefault="006C557D" w:rsidP="00C851B9">
      <w:pPr>
        <w:pStyle w:val="Body"/>
      </w:pPr>
    </w:p>
    <w:p w14:paraId="05421042" w14:textId="77777777" w:rsidR="006C557D" w:rsidRPr="00ED745D" w:rsidRDefault="006C557D" w:rsidP="00C851B9">
      <w:pPr>
        <w:pStyle w:val="Body"/>
      </w:pPr>
    </w:p>
    <w:p w14:paraId="52766667" w14:textId="77777777" w:rsidR="006C557D" w:rsidRPr="00ED745D" w:rsidRDefault="006C557D" w:rsidP="00C851B9">
      <w:pPr>
        <w:pStyle w:val="Body"/>
      </w:pPr>
    </w:p>
    <w:p w14:paraId="234360A0" w14:textId="77777777" w:rsidR="006C557D" w:rsidRPr="00ED745D" w:rsidRDefault="006C557D" w:rsidP="00C851B9">
      <w:pPr>
        <w:pStyle w:val="Body"/>
      </w:pPr>
    </w:p>
    <w:p w14:paraId="1540CF5B" w14:textId="77777777" w:rsidR="0037111F" w:rsidRPr="00ED745D" w:rsidRDefault="0037111F" w:rsidP="00C851B9">
      <w:pPr>
        <w:pStyle w:val="NormalIndent"/>
      </w:pPr>
    </w:p>
    <w:sectPr w:rsidR="0037111F" w:rsidRPr="00ED745D" w:rsidSect="00EB4F42">
      <w:headerReference w:type="default" r:id="rId31"/>
      <w:footerReference w:type="even" r:id="rId32"/>
      <w:footerReference w:type="default" r:id="rId33"/>
      <w:pgSz w:w="11909" w:h="16834" w:code="9"/>
      <w:pgMar w:top="1800" w:right="851" w:bottom="1134" w:left="1701" w:header="431" w:footer="431" w:gutter="0"/>
      <w:pgNumType w:start="1"/>
      <w:cols w:space="70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F25C8" w14:textId="77777777" w:rsidR="0072559D" w:rsidRDefault="0072559D">
      <w:r>
        <w:separator/>
      </w:r>
    </w:p>
  </w:endnote>
  <w:endnote w:type="continuationSeparator" w:id="0">
    <w:p w14:paraId="3B3B2685" w14:textId="77777777" w:rsidR="0072559D" w:rsidRDefault="00725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Arial"/>
    <w:charset w:val="00"/>
    <w:family w:val="swiss"/>
    <w:pitch w:val="variable"/>
    <w:sig w:usb0="00000007" w:usb1="00000000" w:usb2="00000000" w:usb3="00000000" w:csb0="00000013" w:csb1="00000000"/>
  </w:font>
  <w:font w:name=".VnArialH">
    <w:altName w:val="Arial"/>
    <w:charset w:val="00"/>
    <w:family w:val="swiss"/>
    <w:pitch w:val="variable"/>
    <w:sig w:usb0="00000007" w:usb1="00000000" w:usb2="00000000" w:usb3="00000000" w:csb0="00000003" w:csb1="00000000"/>
  </w:font>
  <w:font w:name=".VnArial">
    <w:altName w:val="Arial"/>
    <w:charset w:val="00"/>
    <w:family w:val="swiss"/>
    <w:pitch w:val="variable"/>
    <w:sig w:usb0="00000007" w:usb1="00000000" w:usb2="00000000" w:usb3="00000000" w:csb0="00000011" w:csb1="00000000"/>
  </w:font>
  <w:font w:name=".VnHelvetIns">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5E72B" w14:textId="77777777" w:rsidR="00C55F9C" w:rsidRDefault="00C55F9C"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524DE9" w14:textId="77777777" w:rsidR="00C55F9C" w:rsidRDefault="00C55F9C" w:rsidP="000B75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7E560" w14:textId="7E4CB263" w:rsidR="00C55F9C" w:rsidRPr="00D239E7" w:rsidRDefault="00C55F9C" w:rsidP="0094578C">
    <w:pPr>
      <w:pStyle w:val="Footer"/>
      <w:tabs>
        <w:tab w:val="clear" w:pos="8640"/>
        <w:tab w:val="right" w:pos="9214"/>
      </w:tabs>
      <w:ind w:right="360"/>
      <w:rPr>
        <w:i/>
        <w:sz w:val="22"/>
        <w:szCs w:val="22"/>
      </w:rPr>
    </w:pPr>
    <w:r w:rsidRPr="00D239E7">
      <w:rPr>
        <w:i/>
        <w:sz w:val="22"/>
        <w:szCs w:val="22"/>
      </w:rPr>
      <w:t>BM.01.QT.00.CNTT.28</w:t>
    </w:r>
    <w:r w:rsidRPr="00D239E7">
      <w:rPr>
        <w:i/>
        <w:sz w:val="22"/>
        <w:szCs w:val="22"/>
      </w:rPr>
      <w:tab/>
    </w:r>
    <w:r w:rsidRPr="00D239E7">
      <w:rPr>
        <w:i/>
        <w:sz w:val="22"/>
        <w:szCs w:val="22"/>
      </w:rPr>
      <w:tab/>
    </w:r>
    <w:r w:rsidRPr="00D239E7">
      <w:rPr>
        <w:rStyle w:val="PageNumber"/>
        <w:i/>
      </w:rPr>
      <w:fldChar w:fldCharType="begin"/>
    </w:r>
    <w:r w:rsidRPr="00D239E7">
      <w:rPr>
        <w:rStyle w:val="PageNumber"/>
        <w:i/>
      </w:rPr>
      <w:instrText xml:space="preserve"> PAGE </w:instrText>
    </w:r>
    <w:r w:rsidRPr="00D239E7">
      <w:rPr>
        <w:rStyle w:val="PageNumber"/>
        <w:i/>
      </w:rPr>
      <w:fldChar w:fldCharType="separate"/>
    </w:r>
    <w:r w:rsidR="00730B11">
      <w:rPr>
        <w:rStyle w:val="PageNumber"/>
        <w:i/>
        <w:noProof/>
      </w:rPr>
      <w:t>2</w:t>
    </w:r>
    <w:r w:rsidRPr="00D239E7">
      <w:rPr>
        <w:rStyle w:val="PageNumber"/>
        <w:i/>
      </w:rPr>
      <w:fldChar w:fldCharType="end"/>
    </w:r>
    <w:r w:rsidRPr="00D239E7">
      <w:rPr>
        <w:rStyle w:val="PageNumber"/>
        <w:i/>
      </w:rPr>
      <w:t>/</w:t>
    </w:r>
    <w:r w:rsidRPr="00D239E7">
      <w:rPr>
        <w:rStyle w:val="PageNumber"/>
        <w:i/>
      </w:rPr>
      <w:fldChar w:fldCharType="begin"/>
    </w:r>
    <w:r w:rsidRPr="00D239E7">
      <w:rPr>
        <w:rStyle w:val="PageNumber"/>
        <w:i/>
      </w:rPr>
      <w:instrText xml:space="preserve"> NUMPAGES </w:instrText>
    </w:r>
    <w:r w:rsidRPr="00D239E7">
      <w:rPr>
        <w:rStyle w:val="PageNumber"/>
        <w:i/>
      </w:rPr>
      <w:fldChar w:fldCharType="separate"/>
    </w:r>
    <w:r w:rsidR="00730B11">
      <w:rPr>
        <w:rStyle w:val="PageNumber"/>
        <w:i/>
        <w:noProof/>
      </w:rPr>
      <w:t>64</w:t>
    </w:r>
    <w:r w:rsidRPr="00D239E7">
      <w:rPr>
        <w:rStyle w:val="PageNumbe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32136" w14:textId="77777777" w:rsidR="0072559D" w:rsidRDefault="0072559D">
      <w:r>
        <w:separator/>
      </w:r>
    </w:p>
  </w:footnote>
  <w:footnote w:type="continuationSeparator" w:id="0">
    <w:p w14:paraId="5B287E45" w14:textId="77777777" w:rsidR="0072559D" w:rsidRDefault="007255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3C22F" w14:textId="77777777" w:rsidR="00C55F9C" w:rsidRDefault="00C55F9C" w:rsidP="00B7495D">
    <w:pPr>
      <w:pStyle w:val="Header"/>
      <w:pBdr>
        <w:bottom w:val="single" w:sz="4" w:space="1" w:color="auto"/>
      </w:pBdr>
      <w:tabs>
        <w:tab w:val="clear" w:pos="8640"/>
        <w:tab w:val="right" w:pos="9270"/>
      </w:tabs>
      <w:rPr>
        <w:sz w:val="22"/>
        <w:szCs w:val="22"/>
      </w:rPr>
    </w:pPr>
  </w:p>
  <w:p w14:paraId="18BD6D9A" w14:textId="5686803E" w:rsidR="00C55F9C" w:rsidRPr="0094578C" w:rsidRDefault="00C55F9C" w:rsidP="00B7495D">
    <w:pPr>
      <w:pStyle w:val="Header"/>
      <w:pBdr>
        <w:bottom w:val="single" w:sz="4" w:space="1" w:color="auto"/>
      </w:pBdr>
      <w:tabs>
        <w:tab w:val="clear" w:pos="8640"/>
        <w:tab w:val="right" w:pos="9270"/>
      </w:tabs>
      <w:rPr>
        <w:sz w:val="22"/>
        <w:szCs w:val="22"/>
      </w:rPr>
    </w:pPr>
    <w:r w:rsidRPr="0094578C">
      <w:rPr>
        <w:sz w:val="22"/>
        <w:szCs w:val="22"/>
      </w:rPr>
      <w:t>&lt;</w:t>
    </w:r>
    <w:r>
      <w:rPr>
        <w:sz w:val="22"/>
        <w:szCs w:val="22"/>
      </w:rPr>
      <w:t>Project Code</w:t>
    </w:r>
    <w:r w:rsidRPr="0094578C">
      <w:rPr>
        <w:sz w:val="22"/>
        <w:szCs w:val="22"/>
      </w:rPr>
      <w:t xml:space="preserve">&gt; - </w:t>
    </w:r>
    <w:r>
      <w:rPr>
        <w:sz w:val="22"/>
        <w:szCs w:val="22"/>
      </w:rPr>
      <w:t>System Requirement Specification</w:t>
    </w:r>
    <w:r w:rsidRPr="0094578C">
      <w:rPr>
        <w:sz w:val="22"/>
        <w:szCs w:val="22"/>
      </w:rPr>
      <w:tab/>
      <w:t xml:space="preserve">                           </w:t>
    </w:r>
    <w:r>
      <w:rPr>
        <w:sz w:val="22"/>
        <w:szCs w:val="22"/>
      </w:rPr>
      <w:t xml:space="preserve">Version </w:t>
    </w:r>
    <w:r w:rsidRPr="0094578C">
      <w:rPr>
        <w:sz w:val="22"/>
        <w:szCs w:val="22"/>
      </w:rPr>
      <w:t>&lt;</w:t>
    </w:r>
    <w:proofErr w:type="spellStart"/>
    <w:r w:rsidRPr="0094578C">
      <w:rPr>
        <w:sz w:val="22"/>
        <w:szCs w:val="22"/>
      </w:rPr>
      <w:t>x.x</w:t>
    </w:r>
    <w:proofErr w:type="spellEnd"/>
    <w:r w:rsidRPr="0094578C">
      <w:rPr>
        <w:sz w:val="22"/>
        <w:szCs w:val="22"/>
      </w:rPr>
      <w:t>&gt;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68EB0B8"/>
    <w:lvl w:ilvl="0">
      <w:start w:val="1"/>
      <w:numFmt w:val="decimal"/>
      <w:lvlText w:val="%1."/>
      <w:legacy w:legacy="1" w:legacySpace="144" w:legacyIndent="0"/>
      <w:lvlJc w:val="left"/>
    </w:lvl>
    <w:lvl w:ilvl="1">
      <w:start w:val="1"/>
      <w:numFmt w:val="decimal"/>
      <w:lvlText w:val="%1.%2"/>
      <w:legacy w:legacy="1" w:legacySpace="144" w:legacyIndent="0"/>
      <w:lvlJc w:val="left"/>
      <w:rPr>
        <w:sz w:val="26"/>
        <w:szCs w:val="26"/>
      </w:rPr>
    </w:lvl>
    <w:lvl w:ilvl="2">
      <w:start w:val="1"/>
      <w:numFmt w:val="decimal"/>
      <w:lvlText w:val="%1.%2.%3"/>
      <w:legacy w:legacy="1" w:legacySpace="144" w:legacyIndent="0"/>
      <w:lvlJc w:val="left"/>
      <w:rPr>
        <w:rFonts w:ascii="Times New Roman" w:hAnsi="Times New Roman" w:cs="Times New Roman"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7E74841"/>
    <w:multiLevelType w:val="multilevel"/>
    <w:tmpl w:val="5E4034FE"/>
    <w:lvl w:ilvl="0">
      <w:start w:val="3"/>
      <w:numFmt w:val="decimal"/>
      <w:lvlText w:val="%1"/>
      <w:lvlJc w:val="left"/>
      <w:pPr>
        <w:ind w:left="460" w:hanging="460"/>
      </w:pPr>
      <w:rPr>
        <w:rFonts w:hint="default"/>
        <w:b/>
      </w:rPr>
    </w:lvl>
    <w:lvl w:ilvl="1">
      <w:start w:val="52"/>
      <w:numFmt w:val="decimal"/>
      <w:lvlText w:val="%1.%2"/>
      <w:lvlJc w:val="left"/>
      <w:pPr>
        <w:ind w:left="460" w:hanging="4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15:restartNumberingAfterBreak="0">
    <w:nsid w:val="0D1D50C5"/>
    <w:multiLevelType w:val="multilevel"/>
    <w:tmpl w:val="A2B455DC"/>
    <w:lvl w:ilvl="0">
      <w:start w:val="3"/>
      <w:numFmt w:val="decimal"/>
      <w:lvlText w:val="%1"/>
      <w:lvlJc w:val="left"/>
      <w:pPr>
        <w:ind w:left="540" w:hanging="540"/>
      </w:pPr>
      <w:rPr>
        <w:rFonts w:hint="default"/>
        <w:b/>
      </w:rPr>
    </w:lvl>
    <w:lvl w:ilvl="1">
      <w:start w:val="8"/>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0EE47565"/>
    <w:multiLevelType w:val="hybridMultilevel"/>
    <w:tmpl w:val="6C76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D56849"/>
    <w:multiLevelType w:val="multilevel"/>
    <w:tmpl w:val="05AAA7C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2D06F8A"/>
    <w:multiLevelType w:val="hybridMultilevel"/>
    <w:tmpl w:val="9C667A60"/>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1" w15:restartNumberingAfterBreak="0">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56618ED"/>
    <w:multiLevelType w:val="multilevel"/>
    <w:tmpl w:val="CD28F7EA"/>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4"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5" w15:restartNumberingAfterBreak="0">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8"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9"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0" w15:restartNumberingAfterBreak="0">
    <w:nsid w:val="26526331"/>
    <w:multiLevelType w:val="multilevel"/>
    <w:tmpl w:val="ABEAC7B8"/>
    <w:lvl w:ilvl="0">
      <w:start w:val="2"/>
      <w:numFmt w:val="decimal"/>
      <w:lvlText w:val="%1."/>
      <w:lvlJc w:val="left"/>
      <w:pPr>
        <w:ind w:left="800" w:hanging="800"/>
      </w:pPr>
      <w:rPr>
        <w:rFonts w:hint="default"/>
      </w:rPr>
    </w:lvl>
    <w:lvl w:ilvl="1">
      <w:start w:val="3"/>
      <w:numFmt w:val="decimal"/>
      <w:lvlText w:val="%1.%2."/>
      <w:lvlJc w:val="left"/>
      <w:pPr>
        <w:ind w:left="800" w:hanging="800"/>
      </w:pPr>
      <w:rPr>
        <w:rFonts w:hint="default"/>
      </w:rPr>
    </w:lvl>
    <w:lvl w:ilvl="2">
      <w:start w:val="3"/>
      <w:numFmt w:val="decimal"/>
      <w:lvlText w:val="%1.%2.%3."/>
      <w:lvlJc w:val="left"/>
      <w:pPr>
        <w:ind w:left="800" w:hanging="800"/>
      </w:pPr>
      <w:rPr>
        <w:rFonts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C9D398F"/>
    <w:multiLevelType w:val="multilevel"/>
    <w:tmpl w:val="BF5A52FC"/>
    <w:lvl w:ilvl="0">
      <w:start w:val="3"/>
      <w:numFmt w:val="decimal"/>
      <w:lvlText w:val="%1"/>
      <w:lvlJc w:val="left"/>
      <w:pPr>
        <w:ind w:left="540" w:hanging="540"/>
      </w:pPr>
      <w:rPr>
        <w:rFonts w:hint="default"/>
        <w:b/>
      </w:rPr>
    </w:lvl>
    <w:lvl w:ilvl="1">
      <w:start w:val="4"/>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2DCD57B9"/>
    <w:multiLevelType w:val="singleLevel"/>
    <w:tmpl w:val="4B243168"/>
    <w:lvl w:ilvl="0">
      <w:start w:val="3"/>
      <w:numFmt w:val="decimal"/>
      <w:lvlText w:val="(%1)"/>
      <w:lvlJc w:val="left"/>
      <w:pPr>
        <w:tabs>
          <w:tab w:val="num" w:pos="678"/>
        </w:tabs>
        <w:ind w:left="678" w:hanging="390"/>
      </w:pPr>
    </w:lvl>
  </w:abstractNum>
  <w:abstractNum w:abstractNumId="23" w15:restartNumberingAfterBreak="0">
    <w:nsid w:val="2EE824F2"/>
    <w:multiLevelType w:val="hybridMultilevel"/>
    <w:tmpl w:val="2EC6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FD095A"/>
    <w:multiLevelType w:val="hybridMultilevel"/>
    <w:tmpl w:val="80A6C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F23C15"/>
    <w:multiLevelType w:val="hybridMultilevel"/>
    <w:tmpl w:val="6C1E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B14047"/>
    <w:multiLevelType w:val="multilevel"/>
    <w:tmpl w:val="682492E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28" w15:restartNumberingAfterBreak="0">
    <w:nsid w:val="3A7309A8"/>
    <w:multiLevelType w:val="hybridMultilevel"/>
    <w:tmpl w:val="2D58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0" w15:restartNumberingAfterBreak="0">
    <w:nsid w:val="3CB07E30"/>
    <w:multiLevelType w:val="hybridMultilevel"/>
    <w:tmpl w:val="76563054"/>
    <w:lvl w:ilvl="0" w:tplc="4622E0D8">
      <w:start w:val="1"/>
      <w:numFmt w:val="decimal"/>
      <w:lvlText w:val="%1"/>
      <w:lvlJc w:val="center"/>
      <w:pPr>
        <w:tabs>
          <w:tab w:val="num" w:pos="284"/>
        </w:tabs>
        <w:ind w:left="284" w:hanging="114"/>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32"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3" w15:restartNumberingAfterBreak="0">
    <w:nsid w:val="41EC4107"/>
    <w:multiLevelType w:val="hybridMultilevel"/>
    <w:tmpl w:val="20F8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CC2B6B"/>
    <w:multiLevelType w:val="multilevel"/>
    <w:tmpl w:val="B372CC0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58716F7"/>
    <w:multiLevelType w:val="hybridMultilevel"/>
    <w:tmpl w:val="300213A2"/>
    <w:lvl w:ilvl="0" w:tplc="042A000F">
      <w:start w:val="1"/>
      <w:numFmt w:val="decimal"/>
      <w:lvlText w:val="%1."/>
      <w:lvlJc w:val="left"/>
      <w:pPr>
        <w:ind w:left="720" w:hanging="360"/>
      </w:pPr>
    </w:lvl>
    <w:lvl w:ilvl="1" w:tplc="4872D122">
      <w:start w:val="1"/>
      <w:numFmt w:val="decimal"/>
      <w:lvlText w:val="%2."/>
      <w:lvlJc w:val="left"/>
      <w:pPr>
        <w:ind w:left="1440" w:hanging="360"/>
      </w:pPr>
      <w:rPr>
        <w:b/>
        <w:bCs/>
      </w:rPr>
    </w:lvl>
    <w:lvl w:ilvl="2" w:tplc="9DF8BDD6">
      <w:start w:val="1"/>
      <w:numFmt w:val="upperRoman"/>
      <w:lvlText w:val="%3."/>
      <w:lvlJc w:val="left"/>
      <w:pPr>
        <w:ind w:left="720" w:hanging="720"/>
      </w:pPr>
      <w:rPr>
        <w:rFonts w:hint="default"/>
        <w:b/>
        <w:bCs/>
      </w:rPr>
    </w:lvl>
    <w:lvl w:ilvl="3" w:tplc="0409000B">
      <w:start w:val="1"/>
      <w:numFmt w:val="bullet"/>
      <w:lvlText w:val=""/>
      <w:lvlJc w:val="left"/>
      <w:pPr>
        <w:ind w:left="2880" w:hanging="360"/>
      </w:pPr>
      <w:rPr>
        <w:rFonts w:ascii="Wingdings" w:hAnsi="Wingdings" w:hint="default"/>
      </w:rPr>
    </w:lvl>
    <w:lvl w:ilvl="4" w:tplc="F7DA2314">
      <w:numFmt w:val="bullet"/>
      <w:lvlText w:val="-"/>
      <w:lvlJc w:val="left"/>
      <w:pPr>
        <w:ind w:left="3600" w:hanging="360"/>
      </w:pPr>
      <w:rPr>
        <w:rFonts w:ascii="Times New Roman" w:eastAsiaTheme="minorEastAsia"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5C443B2"/>
    <w:multiLevelType w:val="hybridMultilevel"/>
    <w:tmpl w:val="CCE27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8"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9"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0" w15:restartNumberingAfterBreak="0">
    <w:nsid w:val="52A54B30"/>
    <w:multiLevelType w:val="hybridMultilevel"/>
    <w:tmpl w:val="649C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5B300A71"/>
    <w:multiLevelType w:val="multilevel"/>
    <w:tmpl w:val="7BAABCF0"/>
    <w:lvl w:ilvl="0">
      <w:start w:val="3"/>
      <w:numFmt w:val="decimal"/>
      <w:lvlText w:val="%1"/>
      <w:lvlJc w:val="left"/>
      <w:pPr>
        <w:ind w:left="540" w:hanging="540"/>
      </w:pPr>
      <w:rPr>
        <w:rFonts w:hint="default"/>
        <w:b/>
      </w:rPr>
    </w:lvl>
    <w:lvl w:ilvl="1">
      <w:start w:val="4"/>
      <w:numFmt w:val="decimal"/>
      <w:lvlText w:val="%1.%2"/>
      <w:lvlJc w:val="left"/>
      <w:pPr>
        <w:ind w:left="540" w:hanging="54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3"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5" w15:restartNumberingAfterBreak="0">
    <w:nsid w:val="5F837D6F"/>
    <w:multiLevelType w:val="multilevel"/>
    <w:tmpl w:val="999687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23140CD"/>
    <w:multiLevelType w:val="hybridMultilevel"/>
    <w:tmpl w:val="8D0EC60C"/>
    <w:lvl w:ilvl="0" w:tplc="EED6384C">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54F584D"/>
    <w:multiLevelType w:val="multilevel"/>
    <w:tmpl w:val="D0749DE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9"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0"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51" w15:restartNumberingAfterBreak="0">
    <w:nsid w:val="6C513F7C"/>
    <w:multiLevelType w:val="multilevel"/>
    <w:tmpl w:val="81D65448"/>
    <w:lvl w:ilvl="0">
      <w:start w:val="2"/>
      <w:numFmt w:val="decimal"/>
      <w:lvlText w:val="%1"/>
      <w:lvlJc w:val="left"/>
      <w:pPr>
        <w:ind w:left="530" w:hanging="530"/>
      </w:pPr>
      <w:rPr>
        <w:rFonts w:hint="default"/>
        <w:b/>
      </w:rPr>
    </w:lvl>
    <w:lvl w:ilvl="1">
      <w:start w:val="5"/>
      <w:numFmt w:val="decimal"/>
      <w:lvlText w:val="%1.%2"/>
      <w:lvlJc w:val="left"/>
      <w:pPr>
        <w:ind w:left="530" w:hanging="53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2"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53"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54"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55"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56"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57" w15:restartNumberingAfterBreak="0">
    <w:nsid w:val="71C902C3"/>
    <w:multiLevelType w:val="hybridMultilevel"/>
    <w:tmpl w:val="310AA54A"/>
    <w:lvl w:ilvl="0" w:tplc="EED6384C">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59"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60" w15:restartNumberingAfterBreak="0">
    <w:nsid w:val="76196F8E"/>
    <w:multiLevelType w:val="multilevel"/>
    <w:tmpl w:val="CF16FDAE"/>
    <w:lvl w:ilvl="0">
      <w:start w:val="2"/>
      <w:numFmt w:val="decimal"/>
      <w:lvlText w:val="%1."/>
      <w:lvlJc w:val="left"/>
      <w:pPr>
        <w:ind w:left="400" w:hanging="400"/>
      </w:pPr>
      <w:rPr>
        <w:rFonts w:hint="default"/>
        <w:b/>
        <w:i/>
      </w:rPr>
    </w:lvl>
    <w:lvl w:ilvl="1">
      <w:start w:val="1"/>
      <w:numFmt w:val="decimal"/>
      <w:lvlText w:val="%1.%2."/>
      <w:lvlJc w:val="left"/>
      <w:pPr>
        <w:ind w:left="720" w:hanging="7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61" w15:restartNumberingAfterBreak="0">
    <w:nsid w:val="7BA07973"/>
    <w:multiLevelType w:val="hybridMultilevel"/>
    <w:tmpl w:val="E8C2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63" w15:restartNumberingAfterBreak="0">
    <w:nsid w:val="7C6C19CD"/>
    <w:multiLevelType w:val="multilevel"/>
    <w:tmpl w:val="117AE00A"/>
    <w:lvl w:ilvl="0">
      <w:start w:val="3"/>
      <w:numFmt w:val="decimal"/>
      <w:lvlText w:val="%1"/>
      <w:lvlJc w:val="left"/>
      <w:pPr>
        <w:ind w:left="530" w:hanging="530"/>
      </w:pPr>
      <w:rPr>
        <w:rFonts w:hint="default"/>
        <w:b/>
      </w:rPr>
    </w:lvl>
    <w:lvl w:ilvl="1">
      <w:start w:val="5"/>
      <w:numFmt w:val="decimal"/>
      <w:lvlText w:val="%1.%2"/>
      <w:lvlJc w:val="left"/>
      <w:pPr>
        <w:ind w:left="530" w:hanging="53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4" w15:restartNumberingAfterBreak="0">
    <w:nsid w:val="7D893CE2"/>
    <w:multiLevelType w:val="hybridMultilevel"/>
    <w:tmpl w:val="D738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43"/>
  </w:num>
  <w:num w:numId="4">
    <w:abstractNumId w:val="62"/>
  </w:num>
  <w:num w:numId="5">
    <w:abstractNumId w:val="56"/>
  </w:num>
  <w:num w:numId="6">
    <w:abstractNumId w:val="44"/>
  </w:num>
  <w:num w:numId="7">
    <w:abstractNumId w:val="16"/>
  </w:num>
  <w:num w:numId="8">
    <w:abstractNumId w:val="41"/>
  </w:num>
  <w:num w:numId="9">
    <w:abstractNumId w:val="27"/>
  </w:num>
  <w:num w:numId="10">
    <w:abstractNumId w:val="15"/>
  </w:num>
  <w:num w:numId="11">
    <w:abstractNumId w:val="9"/>
  </w:num>
  <w:num w:numId="12">
    <w:abstractNumId w:val="11"/>
  </w:num>
  <w:num w:numId="13">
    <w:abstractNumId w:val="59"/>
  </w:num>
  <w:num w:numId="14">
    <w:abstractNumId w:val="0"/>
  </w:num>
  <w:num w:numId="15">
    <w:abstractNumId w:val="8"/>
  </w:num>
  <w:num w:numId="16">
    <w:abstractNumId w:val="24"/>
  </w:num>
  <w:num w:numId="17">
    <w:abstractNumId w:val="22"/>
    <w:lvlOverride w:ilvl="0">
      <w:startOverride w:val="3"/>
    </w:lvlOverride>
  </w:num>
  <w:num w:numId="18">
    <w:abstractNumId w:val="30"/>
  </w:num>
  <w:num w:numId="19">
    <w:abstractNumId w:val="35"/>
  </w:num>
  <w:num w:numId="20">
    <w:abstractNumId w:val="60"/>
  </w:num>
  <w:num w:numId="21">
    <w:abstractNumId w:val="34"/>
  </w:num>
  <w:num w:numId="22">
    <w:abstractNumId w:val="46"/>
  </w:num>
  <w:num w:numId="23">
    <w:abstractNumId w:val="57"/>
  </w:num>
  <w:num w:numId="24">
    <w:abstractNumId w:val="26"/>
  </w:num>
  <w:num w:numId="25">
    <w:abstractNumId w:val="20"/>
  </w:num>
  <w:num w:numId="26">
    <w:abstractNumId w:val="10"/>
  </w:num>
  <w:num w:numId="27">
    <w:abstractNumId w:val="64"/>
  </w:num>
  <w:num w:numId="28">
    <w:abstractNumId w:val="61"/>
  </w:num>
  <w:num w:numId="29">
    <w:abstractNumId w:val="12"/>
  </w:num>
  <w:num w:numId="30">
    <w:abstractNumId w:val="36"/>
  </w:num>
  <w:num w:numId="31">
    <w:abstractNumId w:val="47"/>
  </w:num>
  <w:num w:numId="32">
    <w:abstractNumId w:val="28"/>
  </w:num>
  <w:num w:numId="33">
    <w:abstractNumId w:val="33"/>
  </w:num>
  <w:num w:numId="34">
    <w:abstractNumId w:val="7"/>
  </w:num>
  <w:num w:numId="35">
    <w:abstractNumId w:val="6"/>
  </w:num>
  <w:num w:numId="36">
    <w:abstractNumId w:val="42"/>
  </w:num>
  <w:num w:numId="37">
    <w:abstractNumId w:val="21"/>
  </w:num>
  <w:num w:numId="38">
    <w:abstractNumId w:val="51"/>
  </w:num>
  <w:num w:numId="39">
    <w:abstractNumId w:val="63"/>
  </w:num>
  <w:num w:numId="40">
    <w:abstractNumId w:val="25"/>
  </w:num>
  <w:num w:numId="41">
    <w:abstractNumId w:val="23"/>
  </w:num>
  <w:num w:numId="42">
    <w:abstractNumId w:val="40"/>
  </w:num>
  <w:num w:numId="43">
    <w:abstractNumId w:val="3"/>
  </w:num>
  <w:num w:numId="44">
    <w:abstractNumId w:val="4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5" w:nlCheck="1" w:checkStyle="1"/>
  <w:activeWritingStyle w:appName="MSWord" w:lang="en-US" w:vendorID="64" w:dllVersion="6" w:nlCheck="1" w:checkStyle="1"/>
  <w:activeWritingStyle w:appName="MSWord" w:lang="en-AU" w:vendorID="64" w:dllVersion="6" w:nlCheck="1" w:checkStyle="1"/>
  <w:activeWritingStyle w:appName="MSWord" w:lang="en-GB" w:vendorID="64" w:dllVersion="6" w:nlCheck="1" w:checkStyle="1"/>
  <w:activeWritingStyle w:appName="MSWord" w:lang="en-A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AU"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4415"/>
    <w:rsid w:val="0000731F"/>
    <w:rsid w:val="00007DF6"/>
    <w:rsid w:val="00021449"/>
    <w:rsid w:val="000236C1"/>
    <w:rsid w:val="00024DD3"/>
    <w:rsid w:val="00026254"/>
    <w:rsid w:val="00026BF8"/>
    <w:rsid w:val="0003069B"/>
    <w:rsid w:val="000350CE"/>
    <w:rsid w:val="00036FAC"/>
    <w:rsid w:val="000437A5"/>
    <w:rsid w:val="000442CD"/>
    <w:rsid w:val="0004588D"/>
    <w:rsid w:val="00046B84"/>
    <w:rsid w:val="00053F4E"/>
    <w:rsid w:val="00054D3F"/>
    <w:rsid w:val="00054F0B"/>
    <w:rsid w:val="00061889"/>
    <w:rsid w:val="000623A1"/>
    <w:rsid w:val="000659B6"/>
    <w:rsid w:val="000662AE"/>
    <w:rsid w:val="000667A2"/>
    <w:rsid w:val="00067161"/>
    <w:rsid w:val="00067498"/>
    <w:rsid w:val="00072153"/>
    <w:rsid w:val="00072B2A"/>
    <w:rsid w:val="000737BA"/>
    <w:rsid w:val="00073F66"/>
    <w:rsid w:val="0008132A"/>
    <w:rsid w:val="00081DCB"/>
    <w:rsid w:val="00081E3A"/>
    <w:rsid w:val="00082A46"/>
    <w:rsid w:val="00084BB5"/>
    <w:rsid w:val="00087892"/>
    <w:rsid w:val="00090CC1"/>
    <w:rsid w:val="00090E5A"/>
    <w:rsid w:val="000A53C5"/>
    <w:rsid w:val="000A6C9D"/>
    <w:rsid w:val="000B6019"/>
    <w:rsid w:val="000B601E"/>
    <w:rsid w:val="000B6775"/>
    <w:rsid w:val="000B6AFA"/>
    <w:rsid w:val="000B727E"/>
    <w:rsid w:val="000B749B"/>
    <w:rsid w:val="000B7535"/>
    <w:rsid w:val="000B7E7B"/>
    <w:rsid w:val="000C1494"/>
    <w:rsid w:val="000C1A55"/>
    <w:rsid w:val="000C4562"/>
    <w:rsid w:val="000C49E9"/>
    <w:rsid w:val="000C669A"/>
    <w:rsid w:val="000D1A83"/>
    <w:rsid w:val="000D45DC"/>
    <w:rsid w:val="000E03EB"/>
    <w:rsid w:val="000E2CF8"/>
    <w:rsid w:val="000E4D6D"/>
    <w:rsid w:val="000E646E"/>
    <w:rsid w:val="000E6D7D"/>
    <w:rsid w:val="000E767A"/>
    <w:rsid w:val="000E7D6B"/>
    <w:rsid w:val="001005E3"/>
    <w:rsid w:val="0010598F"/>
    <w:rsid w:val="00105C36"/>
    <w:rsid w:val="001072D4"/>
    <w:rsid w:val="00111771"/>
    <w:rsid w:val="0011338B"/>
    <w:rsid w:val="0012229E"/>
    <w:rsid w:val="00122AC2"/>
    <w:rsid w:val="001232DE"/>
    <w:rsid w:val="00124834"/>
    <w:rsid w:val="00125F8C"/>
    <w:rsid w:val="0013085D"/>
    <w:rsid w:val="00131DFA"/>
    <w:rsid w:val="001322F7"/>
    <w:rsid w:val="001326C0"/>
    <w:rsid w:val="001342BA"/>
    <w:rsid w:val="00135236"/>
    <w:rsid w:val="001354BD"/>
    <w:rsid w:val="00136102"/>
    <w:rsid w:val="001362FB"/>
    <w:rsid w:val="00136512"/>
    <w:rsid w:val="00137D17"/>
    <w:rsid w:val="00140845"/>
    <w:rsid w:val="001418B4"/>
    <w:rsid w:val="001426C3"/>
    <w:rsid w:val="0014341A"/>
    <w:rsid w:val="00150B86"/>
    <w:rsid w:val="001606FF"/>
    <w:rsid w:val="001639FB"/>
    <w:rsid w:val="00163C02"/>
    <w:rsid w:val="00164CE6"/>
    <w:rsid w:val="00165031"/>
    <w:rsid w:val="00165C50"/>
    <w:rsid w:val="0016623E"/>
    <w:rsid w:val="0016686F"/>
    <w:rsid w:val="00167475"/>
    <w:rsid w:val="001746A0"/>
    <w:rsid w:val="0017613C"/>
    <w:rsid w:val="00180A36"/>
    <w:rsid w:val="00183ACE"/>
    <w:rsid w:val="00190DA2"/>
    <w:rsid w:val="00191F3D"/>
    <w:rsid w:val="00195F1C"/>
    <w:rsid w:val="0019666A"/>
    <w:rsid w:val="001A267F"/>
    <w:rsid w:val="001A28A9"/>
    <w:rsid w:val="001A7A02"/>
    <w:rsid w:val="001B2472"/>
    <w:rsid w:val="001B3B3C"/>
    <w:rsid w:val="001C05E5"/>
    <w:rsid w:val="001C2F4E"/>
    <w:rsid w:val="001C5CDB"/>
    <w:rsid w:val="001C73E5"/>
    <w:rsid w:val="001C7929"/>
    <w:rsid w:val="001D1F49"/>
    <w:rsid w:val="001D6AA5"/>
    <w:rsid w:val="001D7209"/>
    <w:rsid w:val="001E6F6D"/>
    <w:rsid w:val="001E74D9"/>
    <w:rsid w:val="001E77C7"/>
    <w:rsid w:val="001F1798"/>
    <w:rsid w:val="001F3E83"/>
    <w:rsid w:val="001F603A"/>
    <w:rsid w:val="001F7BE0"/>
    <w:rsid w:val="001F7D52"/>
    <w:rsid w:val="00201912"/>
    <w:rsid w:val="00205C5B"/>
    <w:rsid w:val="0020776B"/>
    <w:rsid w:val="00210BC4"/>
    <w:rsid w:val="002126BD"/>
    <w:rsid w:val="00212A08"/>
    <w:rsid w:val="00213C7B"/>
    <w:rsid w:val="00213EC5"/>
    <w:rsid w:val="00215113"/>
    <w:rsid w:val="00217737"/>
    <w:rsid w:val="00220426"/>
    <w:rsid w:val="0022310D"/>
    <w:rsid w:val="00223A26"/>
    <w:rsid w:val="002246F4"/>
    <w:rsid w:val="00224B8B"/>
    <w:rsid w:val="0022534A"/>
    <w:rsid w:val="00225BFD"/>
    <w:rsid w:val="00227386"/>
    <w:rsid w:val="00232F8C"/>
    <w:rsid w:val="00232FD7"/>
    <w:rsid w:val="002337FD"/>
    <w:rsid w:val="00242F8E"/>
    <w:rsid w:val="0024548B"/>
    <w:rsid w:val="00255CFA"/>
    <w:rsid w:val="00256B93"/>
    <w:rsid w:val="002676C1"/>
    <w:rsid w:val="00273D50"/>
    <w:rsid w:val="00274960"/>
    <w:rsid w:val="00276D1A"/>
    <w:rsid w:val="002776A6"/>
    <w:rsid w:val="0027785E"/>
    <w:rsid w:val="00281957"/>
    <w:rsid w:val="002914F8"/>
    <w:rsid w:val="00295A28"/>
    <w:rsid w:val="00297090"/>
    <w:rsid w:val="002A1E97"/>
    <w:rsid w:val="002A305D"/>
    <w:rsid w:val="002A4755"/>
    <w:rsid w:val="002A618A"/>
    <w:rsid w:val="002B06DA"/>
    <w:rsid w:val="002B7967"/>
    <w:rsid w:val="002C4C9C"/>
    <w:rsid w:val="002C6FCB"/>
    <w:rsid w:val="002D46FB"/>
    <w:rsid w:val="002D5983"/>
    <w:rsid w:val="002E1DAB"/>
    <w:rsid w:val="002E2416"/>
    <w:rsid w:val="002E4E02"/>
    <w:rsid w:val="002E6929"/>
    <w:rsid w:val="002F00C9"/>
    <w:rsid w:val="002F1131"/>
    <w:rsid w:val="002F61ED"/>
    <w:rsid w:val="003004B5"/>
    <w:rsid w:val="00304705"/>
    <w:rsid w:val="00304B8C"/>
    <w:rsid w:val="003148CF"/>
    <w:rsid w:val="00314EA3"/>
    <w:rsid w:val="00320A83"/>
    <w:rsid w:val="00321174"/>
    <w:rsid w:val="00322FE7"/>
    <w:rsid w:val="003314B8"/>
    <w:rsid w:val="00331D61"/>
    <w:rsid w:val="00335580"/>
    <w:rsid w:val="0033689C"/>
    <w:rsid w:val="00336EEC"/>
    <w:rsid w:val="003379A3"/>
    <w:rsid w:val="00344B69"/>
    <w:rsid w:val="0034544B"/>
    <w:rsid w:val="00346680"/>
    <w:rsid w:val="003511DF"/>
    <w:rsid w:val="00351693"/>
    <w:rsid w:val="0035457E"/>
    <w:rsid w:val="00354CF2"/>
    <w:rsid w:val="003552C5"/>
    <w:rsid w:val="003649DE"/>
    <w:rsid w:val="00364CFE"/>
    <w:rsid w:val="00366BB2"/>
    <w:rsid w:val="0037111F"/>
    <w:rsid w:val="00374427"/>
    <w:rsid w:val="00375C81"/>
    <w:rsid w:val="00381DB0"/>
    <w:rsid w:val="0038209F"/>
    <w:rsid w:val="00386564"/>
    <w:rsid w:val="00387285"/>
    <w:rsid w:val="00391656"/>
    <w:rsid w:val="0039222C"/>
    <w:rsid w:val="0039473B"/>
    <w:rsid w:val="00397501"/>
    <w:rsid w:val="003A4438"/>
    <w:rsid w:val="003A5A0D"/>
    <w:rsid w:val="003A64DF"/>
    <w:rsid w:val="003B0162"/>
    <w:rsid w:val="003B174D"/>
    <w:rsid w:val="003C5EA7"/>
    <w:rsid w:val="003C606A"/>
    <w:rsid w:val="003C650F"/>
    <w:rsid w:val="003D0063"/>
    <w:rsid w:val="003D5BA9"/>
    <w:rsid w:val="003E0383"/>
    <w:rsid w:val="003E48C8"/>
    <w:rsid w:val="003E56CD"/>
    <w:rsid w:val="003E6B90"/>
    <w:rsid w:val="003E781E"/>
    <w:rsid w:val="003F00A1"/>
    <w:rsid w:val="003F0F5F"/>
    <w:rsid w:val="004015F7"/>
    <w:rsid w:val="004103C7"/>
    <w:rsid w:val="00410DEC"/>
    <w:rsid w:val="004126C9"/>
    <w:rsid w:val="00412C78"/>
    <w:rsid w:val="00413F3E"/>
    <w:rsid w:val="004143D0"/>
    <w:rsid w:val="00417023"/>
    <w:rsid w:val="0042088D"/>
    <w:rsid w:val="00421969"/>
    <w:rsid w:val="00422FBA"/>
    <w:rsid w:val="00423B0D"/>
    <w:rsid w:val="0042484D"/>
    <w:rsid w:val="00426572"/>
    <w:rsid w:val="00435189"/>
    <w:rsid w:val="0043705E"/>
    <w:rsid w:val="0043743F"/>
    <w:rsid w:val="00440E57"/>
    <w:rsid w:val="00442BBE"/>
    <w:rsid w:val="00442C53"/>
    <w:rsid w:val="00442FF9"/>
    <w:rsid w:val="004461F1"/>
    <w:rsid w:val="0044660D"/>
    <w:rsid w:val="00446A69"/>
    <w:rsid w:val="00446C05"/>
    <w:rsid w:val="004510ED"/>
    <w:rsid w:val="0045164D"/>
    <w:rsid w:val="00452183"/>
    <w:rsid w:val="00452ACD"/>
    <w:rsid w:val="0045509C"/>
    <w:rsid w:val="004554C1"/>
    <w:rsid w:val="00456515"/>
    <w:rsid w:val="004605F7"/>
    <w:rsid w:val="00463A82"/>
    <w:rsid w:val="00463AA8"/>
    <w:rsid w:val="004643E3"/>
    <w:rsid w:val="00471F41"/>
    <w:rsid w:val="00482ADF"/>
    <w:rsid w:val="00484906"/>
    <w:rsid w:val="00486098"/>
    <w:rsid w:val="00486298"/>
    <w:rsid w:val="00486E95"/>
    <w:rsid w:val="004907A0"/>
    <w:rsid w:val="0049112A"/>
    <w:rsid w:val="00493773"/>
    <w:rsid w:val="004954F8"/>
    <w:rsid w:val="00496EBF"/>
    <w:rsid w:val="004A0C6F"/>
    <w:rsid w:val="004A0CC4"/>
    <w:rsid w:val="004A24D2"/>
    <w:rsid w:val="004A3EB7"/>
    <w:rsid w:val="004A7293"/>
    <w:rsid w:val="004B4B85"/>
    <w:rsid w:val="004B5C78"/>
    <w:rsid w:val="004B69B9"/>
    <w:rsid w:val="004B7C19"/>
    <w:rsid w:val="004B7DEE"/>
    <w:rsid w:val="004B7FF8"/>
    <w:rsid w:val="004C02E4"/>
    <w:rsid w:val="004C4DBB"/>
    <w:rsid w:val="004C7348"/>
    <w:rsid w:val="004C7370"/>
    <w:rsid w:val="004C76C1"/>
    <w:rsid w:val="004D0C27"/>
    <w:rsid w:val="004D3B00"/>
    <w:rsid w:val="004D6214"/>
    <w:rsid w:val="004D75CF"/>
    <w:rsid w:val="004E24B1"/>
    <w:rsid w:val="004E4F20"/>
    <w:rsid w:val="004E5E91"/>
    <w:rsid w:val="004F03B8"/>
    <w:rsid w:val="004F1EA8"/>
    <w:rsid w:val="004F295D"/>
    <w:rsid w:val="00502454"/>
    <w:rsid w:val="00502B24"/>
    <w:rsid w:val="005032BD"/>
    <w:rsid w:val="00506A7D"/>
    <w:rsid w:val="0050762B"/>
    <w:rsid w:val="00510DCE"/>
    <w:rsid w:val="00512099"/>
    <w:rsid w:val="00512D49"/>
    <w:rsid w:val="0051706D"/>
    <w:rsid w:val="005267F9"/>
    <w:rsid w:val="00531A59"/>
    <w:rsid w:val="005344B4"/>
    <w:rsid w:val="005408F7"/>
    <w:rsid w:val="00542E5C"/>
    <w:rsid w:val="0054511F"/>
    <w:rsid w:val="005465E0"/>
    <w:rsid w:val="00550488"/>
    <w:rsid w:val="00553829"/>
    <w:rsid w:val="005541AA"/>
    <w:rsid w:val="00561776"/>
    <w:rsid w:val="00562423"/>
    <w:rsid w:val="005653E7"/>
    <w:rsid w:val="00570971"/>
    <w:rsid w:val="00573A50"/>
    <w:rsid w:val="00580B22"/>
    <w:rsid w:val="00581801"/>
    <w:rsid w:val="00582B31"/>
    <w:rsid w:val="00585020"/>
    <w:rsid w:val="0058516E"/>
    <w:rsid w:val="00592119"/>
    <w:rsid w:val="00594D91"/>
    <w:rsid w:val="00595B24"/>
    <w:rsid w:val="005A0217"/>
    <w:rsid w:val="005A1C18"/>
    <w:rsid w:val="005A23A7"/>
    <w:rsid w:val="005A6524"/>
    <w:rsid w:val="005B2EC1"/>
    <w:rsid w:val="005B386C"/>
    <w:rsid w:val="005B7313"/>
    <w:rsid w:val="005B7A13"/>
    <w:rsid w:val="005C0EDC"/>
    <w:rsid w:val="005C1E8D"/>
    <w:rsid w:val="005C216C"/>
    <w:rsid w:val="005C36A3"/>
    <w:rsid w:val="005C47BB"/>
    <w:rsid w:val="005C7166"/>
    <w:rsid w:val="005C7D1F"/>
    <w:rsid w:val="005D0880"/>
    <w:rsid w:val="005D08AD"/>
    <w:rsid w:val="005D24EC"/>
    <w:rsid w:val="005D4D74"/>
    <w:rsid w:val="005D4D79"/>
    <w:rsid w:val="005D75BD"/>
    <w:rsid w:val="005E42B8"/>
    <w:rsid w:val="005F17FC"/>
    <w:rsid w:val="005F458F"/>
    <w:rsid w:val="005F4668"/>
    <w:rsid w:val="005F5AEC"/>
    <w:rsid w:val="006008D2"/>
    <w:rsid w:val="006058A1"/>
    <w:rsid w:val="006101F0"/>
    <w:rsid w:val="006112D7"/>
    <w:rsid w:val="00620DE2"/>
    <w:rsid w:val="0062352D"/>
    <w:rsid w:val="00623715"/>
    <w:rsid w:val="0062395E"/>
    <w:rsid w:val="00623A91"/>
    <w:rsid w:val="006247D3"/>
    <w:rsid w:val="006314FE"/>
    <w:rsid w:val="0063230A"/>
    <w:rsid w:val="00636627"/>
    <w:rsid w:val="00636677"/>
    <w:rsid w:val="006368D3"/>
    <w:rsid w:val="006374DB"/>
    <w:rsid w:val="00644B49"/>
    <w:rsid w:val="00645B3D"/>
    <w:rsid w:val="00645CD3"/>
    <w:rsid w:val="00654567"/>
    <w:rsid w:val="006547C7"/>
    <w:rsid w:val="0065558E"/>
    <w:rsid w:val="006568CD"/>
    <w:rsid w:val="006617E7"/>
    <w:rsid w:val="006636E3"/>
    <w:rsid w:val="00673C06"/>
    <w:rsid w:val="006742E7"/>
    <w:rsid w:val="00680BB6"/>
    <w:rsid w:val="00682682"/>
    <w:rsid w:val="00684D8D"/>
    <w:rsid w:val="00693678"/>
    <w:rsid w:val="006944B8"/>
    <w:rsid w:val="00696F43"/>
    <w:rsid w:val="00697223"/>
    <w:rsid w:val="006A1378"/>
    <w:rsid w:val="006A3986"/>
    <w:rsid w:val="006A3E70"/>
    <w:rsid w:val="006A4925"/>
    <w:rsid w:val="006A7103"/>
    <w:rsid w:val="006B02B5"/>
    <w:rsid w:val="006B2A32"/>
    <w:rsid w:val="006B2EB7"/>
    <w:rsid w:val="006B422D"/>
    <w:rsid w:val="006B54BB"/>
    <w:rsid w:val="006B5D75"/>
    <w:rsid w:val="006C1F22"/>
    <w:rsid w:val="006C371B"/>
    <w:rsid w:val="006C557D"/>
    <w:rsid w:val="006C6083"/>
    <w:rsid w:val="006C6283"/>
    <w:rsid w:val="006C688D"/>
    <w:rsid w:val="006D25F9"/>
    <w:rsid w:val="006D29DD"/>
    <w:rsid w:val="006D3481"/>
    <w:rsid w:val="006D44CA"/>
    <w:rsid w:val="006D61E4"/>
    <w:rsid w:val="006D62DE"/>
    <w:rsid w:val="006D63F9"/>
    <w:rsid w:val="006E5A66"/>
    <w:rsid w:val="006F0C99"/>
    <w:rsid w:val="006F1A7F"/>
    <w:rsid w:val="006F1DCC"/>
    <w:rsid w:val="006F4510"/>
    <w:rsid w:val="006F7DC1"/>
    <w:rsid w:val="007013D6"/>
    <w:rsid w:val="007029BB"/>
    <w:rsid w:val="007041FA"/>
    <w:rsid w:val="00704294"/>
    <w:rsid w:val="0070636A"/>
    <w:rsid w:val="00710E25"/>
    <w:rsid w:val="00711EFB"/>
    <w:rsid w:val="007149D7"/>
    <w:rsid w:val="007156AB"/>
    <w:rsid w:val="007162AF"/>
    <w:rsid w:val="0072357B"/>
    <w:rsid w:val="00723CF1"/>
    <w:rsid w:val="0072559D"/>
    <w:rsid w:val="00730B11"/>
    <w:rsid w:val="00730B6A"/>
    <w:rsid w:val="00730E03"/>
    <w:rsid w:val="00731E65"/>
    <w:rsid w:val="00735A7B"/>
    <w:rsid w:val="00735FB3"/>
    <w:rsid w:val="0073629C"/>
    <w:rsid w:val="00737F03"/>
    <w:rsid w:val="00741B47"/>
    <w:rsid w:val="00741E04"/>
    <w:rsid w:val="00747437"/>
    <w:rsid w:val="00754246"/>
    <w:rsid w:val="007574AC"/>
    <w:rsid w:val="0075758D"/>
    <w:rsid w:val="00757C7F"/>
    <w:rsid w:val="00762346"/>
    <w:rsid w:val="00766A13"/>
    <w:rsid w:val="00767330"/>
    <w:rsid w:val="007676A0"/>
    <w:rsid w:val="007707C4"/>
    <w:rsid w:val="00772251"/>
    <w:rsid w:val="00774865"/>
    <w:rsid w:val="00782B91"/>
    <w:rsid w:val="007834FB"/>
    <w:rsid w:val="00783618"/>
    <w:rsid w:val="00784C89"/>
    <w:rsid w:val="00792533"/>
    <w:rsid w:val="00792A56"/>
    <w:rsid w:val="00794BB0"/>
    <w:rsid w:val="007A1A05"/>
    <w:rsid w:val="007A7E23"/>
    <w:rsid w:val="007B21FE"/>
    <w:rsid w:val="007B5D8C"/>
    <w:rsid w:val="007B6479"/>
    <w:rsid w:val="007C0CF1"/>
    <w:rsid w:val="007C31AE"/>
    <w:rsid w:val="007D1B31"/>
    <w:rsid w:val="007D3149"/>
    <w:rsid w:val="007D7256"/>
    <w:rsid w:val="007E1F39"/>
    <w:rsid w:val="007E20BB"/>
    <w:rsid w:val="007E3B6A"/>
    <w:rsid w:val="007E5E5A"/>
    <w:rsid w:val="007E62BA"/>
    <w:rsid w:val="007E6BF6"/>
    <w:rsid w:val="007F0343"/>
    <w:rsid w:val="007F100E"/>
    <w:rsid w:val="007F1085"/>
    <w:rsid w:val="007F6545"/>
    <w:rsid w:val="007F68F7"/>
    <w:rsid w:val="00801082"/>
    <w:rsid w:val="008034A7"/>
    <w:rsid w:val="00803A78"/>
    <w:rsid w:val="00803D85"/>
    <w:rsid w:val="00804531"/>
    <w:rsid w:val="00806F68"/>
    <w:rsid w:val="008079A4"/>
    <w:rsid w:val="00810BCD"/>
    <w:rsid w:val="00812C12"/>
    <w:rsid w:val="00813138"/>
    <w:rsid w:val="00820177"/>
    <w:rsid w:val="00822687"/>
    <w:rsid w:val="008316D9"/>
    <w:rsid w:val="00831809"/>
    <w:rsid w:val="008325D3"/>
    <w:rsid w:val="00833F8F"/>
    <w:rsid w:val="00834EB6"/>
    <w:rsid w:val="0084032C"/>
    <w:rsid w:val="00840CE4"/>
    <w:rsid w:val="00841549"/>
    <w:rsid w:val="00842854"/>
    <w:rsid w:val="00843413"/>
    <w:rsid w:val="00845E29"/>
    <w:rsid w:val="00845F66"/>
    <w:rsid w:val="0084626C"/>
    <w:rsid w:val="00850638"/>
    <w:rsid w:val="008511B0"/>
    <w:rsid w:val="0085322E"/>
    <w:rsid w:val="00853580"/>
    <w:rsid w:val="008552AB"/>
    <w:rsid w:val="008607F0"/>
    <w:rsid w:val="00863C62"/>
    <w:rsid w:val="00870683"/>
    <w:rsid w:val="008716D5"/>
    <w:rsid w:val="00873D86"/>
    <w:rsid w:val="00874BEA"/>
    <w:rsid w:val="00874EED"/>
    <w:rsid w:val="008774AF"/>
    <w:rsid w:val="008778AB"/>
    <w:rsid w:val="0088259F"/>
    <w:rsid w:val="008870E8"/>
    <w:rsid w:val="008915CB"/>
    <w:rsid w:val="008A0209"/>
    <w:rsid w:val="008A06C8"/>
    <w:rsid w:val="008A1A14"/>
    <w:rsid w:val="008A2B8B"/>
    <w:rsid w:val="008B0AB3"/>
    <w:rsid w:val="008B2CCB"/>
    <w:rsid w:val="008B2E09"/>
    <w:rsid w:val="008B54A6"/>
    <w:rsid w:val="008B6811"/>
    <w:rsid w:val="008C0DBF"/>
    <w:rsid w:val="008C0DFB"/>
    <w:rsid w:val="008C1E98"/>
    <w:rsid w:val="008C6AAC"/>
    <w:rsid w:val="008C6E26"/>
    <w:rsid w:val="008D32BE"/>
    <w:rsid w:val="008D3B50"/>
    <w:rsid w:val="008E340B"/>
    <w:rsid w:val="008E478C"/>
    <w:rsid w:val="008E7369"/>
    <w:rsid w:val="008F05A8"/>
    <w:rsid w:val="008F05DB"/>
    <w:rsid w:val="008F0FEB"/>
    <w:rsid w:val="008F2748"/>
    <w:rsid w:val="008F63CA"/>
    <w:rsid w:val="008F648B"/>
    <w:rsid w:val="00901ABE"/>
    <w:rsid w:val="00903235"/>
    <w:rsid w:val="00904833"/>
    <w:rsid w:val="00906AA1"/>
    <w:rsid w:val="00906BD6"/>
    <w:rsid w:val="00911FE3"/>
    <w:rsid w:val="00912378"/>
    <w:rsid w:val="009167B8"/>
    <w:rsid w:val="009203AB"/>
    <w:rsid w:val="00923E46"/>
    <w:rsid w:val="00925643"/>
    <w:rsid w:val="00933E6B"/>
    <w:rsid w:val="00935C3D"/>
    <w:rsid w:val="0094578C"/>
    <w:rsid w:val="00945AB9"/>
    <w:rsid w:val="00950C3E"/>
    <w:rsid w:val="0095120F"/>
    <w:rsid w:val="00951525"/>
    <w:rsid w:val="00951F4D"/>
    <w:rsid w:val="00956B69"/>
    <w:rsid w:val="00963362"/>
    <w:rsid w:val="00963936"/>
    <w:rsid w:val="0096648A"/>
    <w:rsid w:val="00970D48"/>
    <w:rsid w:val="00970FCE"/>
    <w:rsid w:val="00973E09"/>
    <w:rsid w:val="009773B5"/>
    <w:rsid w:val="009776A4"/>
    <w:rsid w:val="00980BF6"/>
    <w:rsid w:val="0098325B"/>
    <w:rsid w:val="00983594"/>
    <w:rsid w:val="00991E14"/>
    <w:rsid w:val="00992576"/>
    <w:rsid w:val="00992A90"/>
    <w:rsid w:val="00995C86"/>
    <w:rsid w:val="00996494"/>
    <w:rsid w:val="00997B0C"/>
    <w:rsid w:val="009A043B"/>
    <w:rsid w:val="009A1F4E"/>
    <w:rsid w:val="009A270C"/>
    <w:rsid w:val="009A4001"/>
    <w:rsid w:val="009A66E1"/>
    <w:rsid w:val="009B040E"/>
    <w:rsid w:val="009B0D2E"/>
    <w:rsid w:val="009B10E0"/>
    <w:rsid w:val="009B2122"/>
    <w:rsid w:val="009B2BB2"/>
    <w:rsid w:val="009B503D"/>
    <w:rsid w:val="009B7D11"/>
    <w:rsid w:val="009C0B24"/>
    <w:rsid w:val="009C227E"/>
    <w:rsid w:val="009C58A0"/>
    <w:rsid w:val="009C79CF"/>
    <w:rsid w:val="009D1AC5"/>
    <w:rsid w:val="009D283F"/>
    <w:rsid w:val="009D37B5"/>
    <w:rsid w:val="009D4BF6"/>
    <w:rsid w:val="009D6707"/>
    <w:rsid w:val="009E17AD"/>
    <w:rsid w:val="009E3186"/>
    <w:rsid w:val="009E4C5C"/>
    <w:rsid w:val="009E76E7"/>
    <w:rsid w:val="009E797B"/>
    <w:rsid w:val="00A00E83"/>
    <w:rsid w:val="00A037AC"/>
    <w:rsid w:val="00A03FE0"/>
    <w:rsid w:val="00A0755B"/>
    <w:rsid w:val="00A077BA"/>
    <w:rsid w:val="00A117D2"/>
    <w:rsid w:val="00A11EBE"/>
    <w:rsid w:val="00A150AF"/>
    <w:rsid w:val="00A23200"/>
    <w:rsid w:val="00A245BB"/>
    <w:rsid w:val="00A266A8"/>
    <w:rsid w:val="00A30021"/>
    <w:rsid w:val="00A314D1"/>
    <w:rsid w:val="00A31F25"/>
    <w:rsid w:val="00A343F5"/>
    <w:rsid w:val="00A36510"/>
    <w:rsid w:val="00A37DCB"/>
    <w:rsid w:val="00A40256"/>
    <w:rsid w:val="00A4324A"/>
    <w:rsid w:val="00A43C60"/>
    <w:rsid w:val="00A46513"/>
    <w:rsid w:val="00A5645F"/>
    <w:rsid w:val="00A5680A"/>
    <w:rsid w:val="00A56893"/>
    <w:rsid w:val="00A62CEC"/>
    <w:rsid w:val="00A64D8F"/>
    <w:rsid w:val="00A7115A"/>
    <w:rsid w:val="00A712D8"/>
    <w:rsid w:val="00A76B5A"/>
    <w:rsid w:val="00A81FB7"/>
    <w:rsid w:val="00A8404D"/>
    <w:rsid w:val="00A84833"/>
    <w:rsid w:val="00A85340"/>
    <w:rsid w:val="00A86BE2"/>
    <w:rsid w:val="00A95956"/>
    <w:rsid w:val="00AA0C9C"/>
    <w:rsid w:val="00AA4714"/>
    <w:rsid w:val="00AA652A"/>
    <w:rsid w:val="00AA68B0"/>
    <w:rsid w:val="00AA6A79"/>
    <w:rsid w:val="00AB54FA"/>
    <w:rsid w:val="00AB5DB8"/>
    <w:rsid w:val="00AB680E"/>
    <w:rsid w:val="00AC12FB"/>
    <w:rsid w:val="00AC4D0C"/>
    <w:rsid w:val="00AC5309"/>
    <w:rsid w:val="00AC65C2"/>
    <w:rsid w:val="00AD1F72"/>
    <w:rsid w:val="00AD2232"/>
    <w:rsid w:val="00AD31A1"/>
    <w:rsid w:val="00AE1CE4"/>
    <w:rsid w:val="00AE3B06"/>
    <w:rsid w:val="00AE4484"/>
    <w:rsid w:val="00AE5031"/>
    <w:rsid w:val="00AE53D7"/>
    <w:rsid w:val="00AF00ED"/>
    <w:rsid w:val="00AF1DA8"/>
    <w:rsid w:val="00AF234F"/>
    <w:rsid w:val="00AF795F"/>
    <w:rsid w:val="00B05F61"/>
    <w:rsid w:val="00B110DF"/>
    <w:rsid w:val="00B112BE"/>
    <w:rsid w:val="00B12EA3"/>
    <w:rsid w:val="00B16C5E"/>
    <w:rsid w:val="00B171C7"/>
    <w:rsid w:val="00B176B0"/>
    <w:rsid w:val="00B228E3"/>
    <w:rsid w:val="00B24DA5"/>
    <w:rsid w:val="00B25A8A"/>
    <w:rsid w:val="00B27C59"/>
    <w:rsid w:val="00B30400"/>
    <w:rsid w:val="00B31CD1"/>
    <w:rsid w:val="00B351CA"/>
    <w:rsid w:val="00B362CC"/>
    <w:rsid w:val="00B37F73"/>
    <w:rsid w:val="00B421FB"/>
    <w:rsid w:val="00B4335B"/>
    <w:rsid w:val="00B45401"/>
    <w:rsid w:val="00B46DCF"/>
    <w:rsid w:val="00B50319"/>
    <w:rsid w:val="00B51B3A"/>
    <w:rsid w:val="00B52068"/>
    <w:rsid w:val="00B52AED"/>
    <w:rsid w:val="00B54592"/>
    <w:rsid w:val="00B5485B"/>
    <w:rsid w:val="00B601C6"/>
    <w:rsid w:val="00B60C25"/>
    <w:rsid w:val="00B6323E"/>
    <w:rsid w:val="00B67210"/>
    <w:rsid w:val="00B67FEB"/>
    <w:rsid w:val="00B70890"/>
    <w:rsid w:val="00B70E46"/>
    <w:rsid w:val="00B70F18"/>
    <w:rsid w:val="00B713BF"/>
    <w:rsid w:val="00B72C8C"/>
    <w:rsid w:val="00B737A2"/>
    <w:rsid w:val="00B7495D"/>
    <w:rsid w:val="00B74E9F"/>
    <w:rsid w:val="00B75BED"/>
    <w:rsid w:val="00B762C5"/>
    <w:rsid w:val="00B82E78"/>
    <w:rsid w:val="00B865B7"/>
    <w:rsid w:val="00B868B5"/>
    <w:rsid w:val="00B92CB1"/>
    <w:rsid w:val="00B92D95"/>
    <w:rsid w:val="00B94FB0"/>
    <w:rsid w:val="00B9621B"/>
    <w:rsid w:val="00BA331E"/>
    <w:rsid w:val="00BA5432"/>
    <w:rsid w:val="00BA6D12"/>
    <w:rsid w:val="00BB0551"/>
    <w:rsid w:val="00BB0B7E"/>
    <w:rsid w:val="00BB193D"/>
    <w:rsid w:val="00BB5BCF"/>
    <w:rsid w:val="00BB6479"/>
    <w:rsid w:val="00BB7192"/>
    <w:rsid w:val="00BC07C1"/>
    <w:rsid w:val="00BC158B"/>
    <w:rsid w:val="00BC426B"/>
    <w:rsid w:val="00BD48D9"/>
    <w:rsid w:val="00BD4A5A"/>
    <w:rsid w:val="00BD6C8E"/>
    <w:rsid w:val="00BD77D9"/>
    <w:rsid w:val="00BE30C5"/>
    <w:rsid w:val="00BE4124"/>
    <w:rsid w:val="00BE4BA1"/>
    <w:rsid w:val="00BE678C"/>
    <w:rsid w:val="00BE75BB"/>
    <w:rsid w:val="00BF139B"/>
    <w:rsid w:val="00BF2024"/>
    <w:rsid w:val="00BF3552"/>
    <w:rsid w:val="00BF4DF3"/>
    <w:rsid w:val="00BF521C"/>
    <w:rsid w:val="00C03908"/>
    <w:rsid w:val="00C04130"/>
    <w:rsid w:val="00C06229"/>
    <w:rsid w:val="00C116B6"/>
    <w:rsid w:val="00C11FA7"/>
    <w:rsid w:val="00C12160"/>
    <w:rsid w:val="00C1271E"/>
    <w:rsid w:val="00C12EA3"/>
    <w:rsid w:val="00C15C05"/>
    <w:rsid w:val="00C16922"/>
    <w:rsid w:val="00C17968"/>
    <w:rsid w:val="00C17EEF"/>
    <w:rsid w:val="00C21D6A"/>
    <w:rsid w:val="00C22D83"/>
    <w:rsid w:val="00C252BA"/>
    <w:rsid w:val="00C26528"/>
    <w:rsid w:val="00C27052"/>
    <w:rsid w:val="00C31533"/>
    <w:rsid w:val="00C33403"/>
    <w:rsid w:val="00C339E5"/>
    <w:rsid w:val="00C346C1"/>
    <w:rsid w:val="00C3529F"/>
    <w:rsid w:val="00C3533E"/>
    <w:rsid w:val="00C40791"/>
    <w:rsid w:val="00C40AF6"/>
    <w:rsid w:val="00C4254D"/>
    <w:rsid w:val="00C42E8A"/>
    <w:rsid w:val="00C52784"/>
    <w:rsid w:val="00C53EF1"/>
    <w:rsid w:val="00C55F9C"/>
    <w:rsid w:val="00C65984"/>
    <w:rsid w:val="00C67EA2"/>
    <w:rsid w:val="00C717AE"/>
    <w:rsid w:val="00C74AE2"/>
    <w:rsid w:val="00C77B9C"/>
    <w:rsid w:val="00C804DC"/>
    <w:rsid w:val="00C851B9"/>
    <w:rsid w:val="00C87062"/>
    <w:rsid w:val="00C908B9"/>
    <w:rsid w:val="00C911A8"/>
    <w:rsid w:val="00C96BAF"/>
    <w:rsid w:val="00CA35F6"/>
    <w:rsid w:val="00CA3D3D"/>
    <w:rsid w:val="00CB1147"/>
    <w:rsid w:val="00CB7A67"/>
    <w:rsid w:val="00CC0C98"/>
    <w:rsid w:val="00CC127D"/>
    <w:rsid w:val="00CC1BF7"/>
    <w:rsid w:val="00CC6F22"/>
    <w:rsid w:val="00CC7411"/>
    <w:rsid w:val="00CD11A8"/>
    <w:rsid w:val="00CD2B27"/>
    <w:rsid w:val="00CE12B6"/>
    <w:rsid w:val="00CE1C92"/>
    <w:rsid w:val="00CE379B"/>
    <w:rsid w:val="00CE540E"/>
    <w:rsid w:val="00CE5A02"/>
    <w:rsid w:val="00CE6704"/>
    <w:rsid w:val="00CE74B6"/>
    <w:rsid w:val="00CF5AC6"/>
    <w:rsid w:val="00CF7948"/>
    <w:rsid w:val="00CF7A0E"/>
    <w:rsid w:val="00D00C9A"/>
    <w:rsid w:val="00D02FF2"/>
    <w:rsid w:val="00D04B46"/>
    <w:rsid w:val="00D05291"/>
    <w:rsid w:val="00D06738"/>
    <w:rsid w:val="00D103D8"/>
    <w:rsid w:val="00D1697A"/>
    <w:rsid w:val="00D17482"/>
    <w:rsid w:val="00D17B4A"/>
    <w:rsid w:val="00D239E7"/>
    <w:rsid w:val="00D241AB"/>
    <w:rsid w:val="00D261FE"/>
    <w:rsid w:val="00D274DB"/>
    <w:rsid w:val="00D2767B"/>
    <w:rsid w:val="00D30D29"/>
    <w:rsid w:val="00D4358F"/>
    <w:rsid w:val="00D5020A"/>
    <w:rsid w:val="00D511C1"/>
    <w:rsid w:val="00D53439"/>
    <w:rsid w:val="00D54236"/>
    <w:rsid w:val="00D54DBA"/>
    <w:rsid w:val="00D57ABC"/>
    <w:rsid w:val="00D6295F"/>
    <w:rsid w:val="00D662F0"/>
    <w:rsid w:val="00D7015E"/>
    <w:rsid w:val="00D714DA"/>
    <w:rsid w:val="00D725F2"/>
    <w:rsid w:val="00D73DDD"/>
    <w:rsid w:val="00D75B3E"/>
    <w:rsid w:val="00D822A5"/>
    <w:rsid w:val="00D828B8"/>
    <w:rsid w:val="00D82ABD"/>
    <w:rsid w:val="00D82EEC"/>
    <w:rsid w:val="00D9235C"/>
    <w:rsid w:val="00D93BE4"/>
    <w:rsid w:val="00D94997"/>
    <w:rsid w:val="00D97914"/>
    <w:rsid w:val="00DA0167"/>
    <w:rsid w:val="00DA1DFE"/>
    <w:rsid w:val="00DA2E1A"/>
    <w:rsid w:val="00DA3927"/>
    <w:rsid w:val="00DA3D31"/>
    <w:rsid w:val="00DB0297"/>
    <w:rsid w:val="00DB581E"/>
    <w:rsid w:val="00DC6A57"/>
    <w:rsid w:val="00DC745F"/>
    <w:rsid w:val="00DD0296"/>
    <w:rsid w:val="00DD5740"/>
    <w:rsid w:val="00DD710D"/>
    <w:rsid w:val="00DE18C2"/>
    <w:rsid w:val="00DE3580"/>
    <w:rsid w:val="00DF3E61"/>
    <w:rsid w:val="00DF489C"/>
    <w:rsid w:val="00DF4AC3"/>
    <w:rsid w:val="00DF5B7C"/>
    <w:rsid w:val="00DF72FE"/>
    <w:rsid w:val="00DF7A75"/>
    <w:rsid w:val="00E009D8"/>
    <w:rsid w:val="00E03703"/>
    <w:rsid w:val="00E0616B"/>
    <w:rsid w:val="00E06BC8"/>
    <w:rsid w:val="00E07AF2"/>
    <w:rsid w:val="00E12187"/>
    <w:rsid w:val="00E1238B"/>
    <w:rsid w:val="00E13693"/>
    <w:rsid w:val="00E150D4"/>
    <w:rsid w:val="00E20917"/>
    <w:rsid w:val="00E25ED8"/>
    <w:rsid w:val="00E263F5"/>
    <w:rsid w:val="00E267A5"/>
    <w:rsid w:val="00E27369"/>
    <w:rsid w:val="00E30806"/>
    <w:rsid w:val="00E31164"/>
    <w:rsid w:val="00E311CC"/>
    <w:rsid w:val="00E33212"/>
    <w:rsid w:val="00E37C30"/>
    <w:rsid w:val="00E40DD9"/>
    <w:rsid w:val="00E43AC9"/>
    <w:rsid w:val="00E44CDA"/>
    <w:rsid w:val="00E462AF"/>
    <w:rsid w:val="00E51C35"/>
    <w:rsid w:val="00E521CD"/>
    <w:rsid w:val="00E539BA"/>
    <w:rsid w:val="00E54F0D"/>
    <w:rsid w:val="00E56306"/>
    <w:rsid w:val="00E601A4"/>
    <w:rsid w:val="00E60430"/>
    <w:rsid w:val="00E61917"/>
    <w:rsid w:val="00E61CF2"/>
    <w:rsid w:val="00E62363"/>
    <w:rsid w:val="00E65A22"/>
    <w:rsid w:val="00E670C1"/>
    <w:rsid w:val="00E677A3"/>
    <w:rsid w:val="00E7007C"/>
    <w:rsid w:val="00E71A4C"/>
    <w:rsid w:val="00E72B51"/>
    <w:rsid w:val="00E72FF8"/>
    <w:rsid w:val="00E75A24"/>
    <w:rsid w:val="00E82F5F"/>
    <w:rsid w:val="00E85C0E"/>
    <w:rsid w:val="00E87D3D"/>
    <w:rsid w:val="00E9077A"/>
    <w:rsid w:val="00E91674"/>
    <w:rsid w:val="00E91C06"/>
    <w:rsid w:val="00E933D3"/>
    <w:rsid w:val="00E95869"/>
    <w:rsid w:val="00E979C5"/>
    <w:rsid w:val="00EA0BB0"/>
    <w:rsid w:val="00EA47DD"/>
    <w:rsid w:val="00EA64D9"/>
    <w:rsid w:val="00EB1162"/>
    <w:rsid w:val="00EB183C"/>
    <w:rsid w:val="00EB3A87"/>
    <w:rsid w:val="00EB4A05"/>
    <w:rsid w:val="00EB4F42"/>
    <w:rsid w:val="00EB5F70"/>
    <w:rsid w:val="00EC1B9A"/>
    <w:rsid w:val="00EC5AB8"/>
    <w:rsid w:val="00EC5AE5"/>
    <w:rsid w:val="00ED0931"/>
    <w:rsid w:val="00ED206A"/>
    <w:rsid w:val="00ED3403"/>
    <w:rsid w:val="00ED73B3"/>
    <w:rsid w:val="00ED745D"/>
    <w:rsid w:val="00ED7687"/>
    <w:rsid w:val="00EE0378"/>
    <w:rsid w:val="00EE199A"/>
    <w:rsid w:val="00EF0387"/>
    <w:rsid w:val="00EF0625"/>
    <w:rsid w:val="00EF1412"/>
    <w:rsid w:val="00EF2802"/>
    <w:rsid w:val="00EF5C54"/>
    <w:rsid w:val="00EF5F38"/>
    <w:rsid w:val="00F00ABC"/>
    <w:rsid w:val="00F02FFA"/>
    <w:rsid w:val="00F10C23"/>
    <w:rsid w:val="00F13EC7"/>
    <w:rsid w:val="00F243AA"/>
    <w:rsid w:val="00F24BB6"/>
    <w:rsid w:val="00F30991"/>
    <w:rsid w:val="00F33C3E"/>
    <w:rsid w:val="00F41F8E"/>
    <w:rsid w:val="00F50181"/>
    <w:rsid w:val="00F539B1"/>
    <w:rsid w:val="00F54192"/>
    <w:rsid w:val="00F6487E"/>
    <w:rsid w:val="00F74BCE"/>
    <w:rsid w:val="00F8018A"/>
    <w:rsid w:val="00F81210"/>
    <w:rsid w:val="00F82C89"/>
    <w:rsid w:val="00F833E5"/>
    <w:rsid w:val="00F878A2"/>
    <w:rsid w:val="00F91044"/>
    <w:rsid w:val="00F9106F"/>
    <w:rsid w:val="00FA128C"/>
    <w:rsid w:val="00FA181B"/>
    <w:rsid w:val="00FA1DED"/>
    <w:rsid w:val="00FA2925"/>
    <w:rsid w:val="00FA4F47"/>
    <w:rsid w:val="00FA60FD"/>
    <w:rsid w:val="00FA7D05"/>
    <w:rsid w:val="00FA7F63"/>
    <w:rsid w:val="00FB0BFB"/>
    <w:rsid w:val="00FB3C1C"/>
    <w:rsid w:val="00FC2066"/>
    <w:rsid w:val="00FC2B18"/>
    <w:rsid w:val="00FC510C"/>
    <w:rsid w:val="00FC70A3"/>
    <w:rsid w:val="00FD1C3F"/>
    <w:rsid w:val="00FD4FC6"/>
    <w:rsid w:val="00FE2382"/>
    <w:rsid w:val="00FE68B9"/>
    <w:rsid w:val="00FE7DA7"/>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A89EDC"/>
  <w15:docId w15:val="{1EC1635A-A6E8-467E-AC30-AF3D3C88D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B8B"/>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qFormat/>
    <w:rsid w:val="004B7DEE"/>
    <w:pPr>
      <w:keepNext/>
      <w:numPr>
        <w:numId w:val="10"/>
      </w:numPr>
      <w:spacing w:before="360" w:after="240"/>
      <w:outlineLvl w:val="0"/>
    </w:pPr>
    <w:rPr>
      <w:b/>
      <w:kern w:val="28"/>
    </w:rPr>
  </w:style>
  <w:style w:type="paragraph" w:styleId="Heading2">
    <w:name w:val="heading 2"/>
    <w:aliases w:val="l2,H2,h21"/>
    <w:basedOn w:val="Normal"/>
    <w:next w:val="NormalIndent"/>
    <w:qFormat/>
    <w:rsid w:val="004B7DEE"/>
    <w:pPr>
      <w:keepNext/>
      <w:numPr>
        <w:ilvl w:val="1"/>
        <w:numId w:val="10"/>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0"/>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qFormat/>
    <w:rsid w:val="004B7DEE"/>
    <w:pPr>
      <w:keepNext/>
      <w:numPr>
        <w:ilvl w:val="3"/>
        <w:numId w:val="10"/>
      </w:numPr>
      <w:spacing w:before="240" w:after="60"/>
      <w:outlineLvl w:val="3"/>
    </w:pPr>
    <w:rPr>
      <w:rFonts w:ascii="Arial" w:hAnsi="Arial"/>
      <w:i/>
    </w:rPr>
  </w:style>
  <w:style w:type="paragraph" w:styleId="Heading5">
    <w:name w:val="heading 5"/>
    <w:basedOn w:val="Normal"/>
    <w:next w:val="Normal"/>
    <w:qFormat/>
    <w:rsid w:val="004B7DEE"/>
    <w:pPr>
      <w:keepNext/>
      <w:numPr>
        <w:ilvl w:val="4"/>
        <w:numId w:val="10"/>
      </w:numPr>
      <w:jc w:val="both"/>
      <w:outlineLvl w:val="4"/>
    </w:pPr>
    <w:rPr>
      <w:b/>
    </w:rPr>
  </w:style>
  <w:style w:type="paragraph" w:styleId="Heading6">
    <w:name w:val="heading 6"/>
    <w:basedOn w:val="Normal"/>
    <w:next w:val="Normal"/>
    <w:qFormat/>
    <w:rsid w:val="004B7DEE"/>
    <w:pPr>
      <w:keepNext/>
      <w:numPr>
        <w:ilvl w:val="5"/>
        <w:numId w:val="10"/>
      </w:numPr>
      <w:outlineLvl w:val="5"/>
    </w:pPr>
    <w:rPr>
      <w:rFonts w:ascii=".VnTime" w:hAnsi=".VnTime"/>
      <w:b/>
      <w:i/>
      <w:sz w:val="22"/>
    </w:rPr>
  </w:style>
  <w:style w:type="paragraph" w:styleId="Heading7">
    <w:name w:val="heading 7"/>
    <w:basedOn w:val="Normal"/>
    <w:next w:val="Normal"/>
    <w:qFormat/>
    <w:rsid w:val="004B7DEE"/>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qFormat/>
    <w:rsid w:val="004B7DEE"/>
    <w:pPr>
      <w:keepNext/>
      <w:numPr>
        <w:ilvl w:val="7"/>
        <w:numId w:val="10"/>
      </w:numPr>
      <w:jc w:val="both"/>
      <w:outlineLvl w:val="7"/>
    </w:pPr>
    <w:rPr>
      <w:rFonts w:ascii=".VnArialH" w:hAnsi=".VnArialH"/>
      <w:b/>
    </w:rPr>
  </w:style>
  <w:style w:type="paragraph" w:styleId="Heading9">
    <w:name w:val="heading 9"/>
    <w:basedOn w:val="Normal"/>
    <w:next w:val="Normal"/>
    <w:qFormat/>
    <w:rsid w:val="004B7DEE"/>
    <w:pPr>
      <w:keepNext/>
      <w:numPr>
        <w:ilvl w:val="8"/>
        <w:numId w:val="10"/>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autoRedefine/>
    <w:rsid w:val="00A85340"/>
    <w:pPr>
      <w:ind w:left="0" w:right="11"/>
      <w:jc w:val="both"/>
    </w:pPr>
    <w:rPr>
      <w:b/>
      <w:color w:val="000000"/>
      <w:szCs w:val="24"/>
      <w:shd w:val="clear" w:color="auto" w:fill="FFFFFF"/>
      <w:lang w:val="en"/>
    </w:rPr>
  </w:style>
  <w:style w:type="paragraph" w:styleId="BodyTextIndent">
    <w:name w:val="Body Text Indent"/>
    <w:basedOn w:val="Normal"/>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link w:val="FooterChar"/>
    <w:uiPriority w:val="99"/>
    <w:qFormat/>
    <w:rsid w:val="004B7DEE"/>
    <w:pPr>
      <w:tabs>
        <w:tab w:val="center" w:pos="4320"/>
        <w:tab w:val="right" w:pos="8640"/>
      </w:tabs>
      <w:ind w:left="0"/>
    </w:pPr>
  </w:style>
  <w:style w:type="paragraph" w:styleId="Header">
    <w:name w:val="header"/>
    <w:aliases w:val="Chapter Name"/>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val="0"/>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semiHidden/>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val="0"/>
    </w:rPr>
  </w:style>
  <w:style w:type="character" w:styleId="Strong">
    <w:name w:val="Strong"/>
    <w:uiPriority w:val="22"/>
    <w:qFormat/>
    <w:rsid w:val="004B7DEE"/>
    <w:rPr>
      <w:b/>
    </w:rPr>
  </w:style>
  <w:style w:type="paragraph" w:styleId="Title">
    <w:name w:val="Title"/>
    <w:basedOn w:val="Normal"/>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2"/>
      </w:numPr>
      <w:ind w:left="714" w:hanging="357"/>
    </w:pPr>
    <w:rPr>
      <w:snapToGrid/>
      <w:szCs w:val="24"/>
    </w:rPr>
  </w:style>
  <w:style w:type="paragraph" w:styleId="ListNumber">
    <w:name w:val="List Number"/>
    <w:rsid w:val="004B7DEE"/>
    <w:pPr>
      <w:numPr>
        <w:numId w:val="9"/>
      </w:numPr>
      <w:spacing w:before="40"/>
    </w:pPr>
  </w:style>
  <w:style w:type="character" w:customStyle="1" w:styleId="docemphroman">
    <w:name w:val="docemphroman"/>
    <w:basedOn w:val="DefaultParagraphFont"/>
    <w:rsid w:val="004B7DEE"/>
  </w:style>
  <w:style w:type="paragraph" w:styleId="DocumentMap">
    <w:name w:val="Document Map"/>
    <w:basedOn w:val="Normal"/>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semiHidden/>
    <w:rsid w:val="008C6AAC"/>
    <w:rPr>
      <w:rFonts w:ascii="Tahoma" w:hAnsi="Tahoma" w:cs="Tahoma"/>
      <w:sz w:val="16"/>
      <w:szCs w:val="16"/>
    </w:rPr>
  </w:style>
  <w:style w:type="table" w:styleId="TableGrid">
    <w:name w:val="Table Grid"/>
    <w:basedOn w:val="TableNormal"/>
    <w:rsid w:val="009E797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aliases w:val="Chapter Name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804531"/>
    <w:pPr>
      <w:widowControl/>
      <w:spacing w:before="0" w:line="240" w:lineRule="auto"/>
      <w:ind w:left="0"/>
    </w:pPr>
    <w:rPr>
      <w:i/>
      <w:iCs/>
      <w:snapToGrid/>
      <w:color w:val="0000FF"/>
      <w:szCs w:val="24"/>
    </w:rPr>
  </w:style>
  <w:style w:type="character" w:customStyle="1" w:styleId="tvNoteChar">
    <w:name w:val="tvNote Char"/>
    <w:link w:val="tvNote"/>
    <w:rsid w:val="00804531"/>
    <w:rPr>
      <w:i/>
      <w:iCs/>
      <w:color w:val="0000FF"/>
      <w:sz w:val="24"/>
      <w:szCs w:val="24"/>
    </w:rPr>
  </w:style>
  <w:style w:type="paragraph" w:customStyle="1" w:styleId="Sothutu-1so">
    <w:name w:val="Sothutu-1so"/>
    <w:basedOn w:val="Normal"/>
    <w:rsid w:val="00804531"/>
    <w:pPr>
      <w:widowControl/>
      <w:numPr>
        <w:numId w:val="11"/>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paragraph" w:styleId="ListParagraph">
    <w:name w:val="List Paragraph"/>
    <w:aliases w:val="Steps,bullet,bullet 1,List Paragraph1,List Paragraph11,Paragraph,Norm,abc,Đoạn của Danh sách,Đoạn c𞹺Danh sách,List Paragraph111,Nga 3,List Paragraph2,List Paragraph21,Colorful List - Accent 11,Đoạn cDanh sách,Ðoạn c𞹺Danh sách"/>
    <w:basedOn w:val="Normal"/>
    <w:link w:val="ListParagraphChar"/>
    <w:uiPriority w:val="34"/>
    <w:qFormat/>
    <w:rsid w:val="00F10C23"/>
    <w:pPr>
      <w:ind w:left="720"/>
      <w:contextualSpacing/>
    </w:pPr>
  </w:style>
  <w:style w:type="character" w:customStyle="1" w:styleId="FooterChar">
    <w:name w:val="Footer Char"/>
    <w:basedOn w:val="DefaultParagraphFont"/>
    <w:link w:val="Footer"/>
    <w:uiPriority w:val="99"/>
    <w:rsid w:val="006C557D"/>
    <w:rPr>
      <w:snapToGrid w:val="0"/>
      <w:sz w:val="24"/>
    </w:rPr>
  </w:style>
  <w:style w:type="character" w:customStyle="1" w:styleId="ListParagraphChar">
    <w:name w:val="List Paragraph Char"/>
    <w:aliases w:val="Steps Char,bullet Char,bullet 1 Char,List Paragraph1 Char,List Paragraph11 Char,Paragraph Char,Norm Char,abc Char,Đoạn của Danh sách Char,Đoạn c𞹺Danh sách Char,List Paragraph111 Char,Nga 3 Char,List Paragraph2 Char"/>
    <w:basedOn w:val="DefaultParagraphFont"/>
    <w:link w:val="ListParagraph"/>
    <w:uiPriority w:val="34"/>
    <w:qFormat/>
    <w:rsid w:val="006C557D"/>
    <w:rPr>
      <w:snapToGrid w:val="0"/>
      <w:sz w:val="24"/>
    </w:rPr>
  </w:style>
  <w:style w:type="paragraph" w:customStyle="1" w:styleId="Bullet">
    <w:name w:val="Bullet"/>
    <w:basedOn w:val="Normal"/>
    <w:autoRedefine/>
    <w:rsid w:val="006C557D"/>
    <w:pPr>
      <w:widowControl/>
      <w:numPr>
        <w:numId w:val="13"/>
      </w:numPr>
      <w:spacing w:before="40" w:after="40" w:line="240" w:lineRule="auto"/>
    </w:pPr>
    <w:rPr>
      <w:rFonts w:asciiTheme="minorHAnsi" w:hAnsiTheme="minorHAnsi" w:cs="Arial"/>
      <w:snapToGrid/>
      <w:sz w:val="20"/>
      <w:szCs w:val="24"/>
      <w:lang w:val="en-GB" w:eastAsia="en-GB"/>
    </w:rPr>
  </w:style>
  <w:style w:type="character" w:customStyle="1" w:styleId="BulletList1Char">
    <w:name w:val="Bullet List 1 Char"/>
    <w:basedOn w:val="DefaultParagraphFont"/>
    <w:link w:val="BulletList1"/>
    <w:qFormat/>
    <w:locked/>
    <w:rsid w:val="006C557D"/>
    <w:rPr>
      <w:rFonts w:eastAsia="Calibri" w:cs="Arial"/>
    </w:rPr>
  </w:style>
  <w:style w:type="paragraph" w:customStyle="1" w:styleId="BulletList1">
    <w:name w:val="Bullet List 1"/>
    <w:basedOn w:val="Normal"/>
    <w:link w:val="BulletList1Char"/>
    <w:qFormat/>
    <w:rsid w:val="006C557D"/>
    <w:pPr>
      <w:widowControl/>
      <w:numPr>
        <w:numId w:val="15"/>
      </w:numPr>
      <w:spacing w:before="60" w:line="276" w:lineRule="auto"/>
      <w:ind w:right="28"/>
    </w:pPr>
    <w:rPr>
      <w:rFonts w:eastAsia="Calibri" w:cs="Arial"/>
      <w:snapToGrid/>
      <w:sz w:val="20"/>
    </w:rPr>
  </w:style>
  <w:style w:type="paragraph" w:customStyle="1" w:styleId="Body">
    <w:name w:val="Body"/>
    <w:basedOn w:val="Normal"/>
    <w:link w:val="BodyChar"/>
    <w:autoRedefine/>
    <w:qFormat/>
    <w:rsid w:val="00F54192"/>
    <w:pPr>
      <w:widowControl/>
      <w:spacing w:after="120" w:line="312" w:lineRule="auto"/>
      <w:ind w:left="0" w:right="28"/>
      <w:contextualSpacing/>
      <w:jc w:val="both"/>
    </w:pPr>
    <w:rPr>
      <w:rFonts w:eastAsiaTheme="majorEastAsia"/>
      <w:bCs/>
      <w:snapToGrid/>
      <w:sz w:val="26"/>
      <w:szCs w:val="26"/>
      <w:lang w:val="en"/>
    </w:rPr>
  </w:style>
  <w:style w:type="character" w:customStyle="1" w:styleId="BodyChar">
    <w:name w:val="Body Char"/>
    <w:basedOn w:val="DefaultParagraphFont"/>
    <w:link w:val="Body"/>
    <w:rsid w:val="00F54192"/>
    <w:rPr>
      <w:rFonts w:eastAsiaTheme="majorEastAsia"/>
      <w:bCs/>
      <w:sz w:val="26"/>
      <w:szCs w:val="26"/>
      <w:lang w:val="en"/>
    </w:rPr>
  </w:style>
  <w:style w:type="character" w:styleId="Emphasis">
    <w:name w:val="Emphasis"/>
    <w:basedOn w:val="DefaultParagraphFont"/>
    <w:uiPriority w:val="20"/>
    <w:qFormat/>
    <w:rsid w:val="006C557D"/>
    <w:rPr>
      <w:i/>
      <w:iCs/>
    </w:rPr>
  </w:style>
  <w:style w:type="character" w:customStyle="1" w:styleId="q4iawc">
    <w:name w:val="q4iawc"/>
    <w:basedOn w:val="DefaultParagraphFont"/>
    <w:rsid w:val="006C557D"/>
  </w:style>
  <w:style w:type="paragraph" w:customStyle="1" w:styleId="level2bullet">
    <w:name w:val="level 2 bullet"/>
    <w:basedOn w:val="Normal"/>
    <w:rsid w:val="006C557D"/>
    <w:pPr>
      <w:widowControl/>
      <w:tabs>
        <w:tab w:val="left" w:pos="720"/>
        <w:tab w:val="left" w:pos="5760"/>
      </w:tabs>
      <w:spacing w:before="0" w:line="240" w:lineRule="auto"/>
      <w:ind w:left="576" w:right="720" w:hanging="288"/>
    </w:pPr>
    <w:rPr>
      <w:snapToGrid/>
      <w:color w:val="000000"/>
    </w:rPr>
  </w:style>
  <w:style w:type="paragraph" w:customStyle="1" w:styleId="NormalTableHeader">
    <w:name w:val="Normal Table Header"/>
    <w:rsid w:val="006C557D"/>
    <w:pPr>
      <w:keepNext/>
      <w:tabs>
        <w:tab w:val="left" w:pos="702"/>
        <w:tab w:val="left" w:pos="1080"/>
      </w:tabs>
      <w:spacing w:before="40" w:after="40"/>
      <w:jc w:val="center"/>
    </w:pPr>
    <w:rPr>
      <w:rFonts w:ascii="Arial" w:eastAsia="MS Mincho" w:hAnsi="Arial" w:cs="Arial"/>
      <w:b/>
      <w:snapToGrid w:val="0"/>
      <w:lang w:eastAsia="ja-JP"/>
    </w:rPr>
  </w:style>
  <w:style w:type="paragraph" w:customStyle="1" w:styleId="TableNormal1">
    <w:name w:val="Table Normal1"/>
    <w:basedOn w:val="Normal"/>
    <w:rsid w:val="006C557D"/>
    <w:pPr>
      <w:widowControl/>
      <w:spacing w:before="40" w:after="40" w:line="240" w:lineRule="auto"/>
      <w:ind w:left="0"/>
    </w:pPr>
    <w:rPr>
      <w:rFonts w:ascii="Tahoma" w:eastAsia="MS Mincho" w:hAnsi="Tahoma" w:cs="Tahoma"/>
      <w:bCs/>
      <w:snapToGrid/>
      <w:color w:val="000000"/>
      <w:sz w:val="20"/>
      <w:szCs w:val="24"/>
      <w:lang w:val="en-GB" w:eastAsia="ja-JP"/>
    </w:rPr>
  </w:style>
  <w:style w:type="character" w:customStyle="1" w:styleId="viiyi">
    <w:name w:val="viiyi"/>
    <w:basedOn w:val="DefaultParagraphFont"/>
    <w:rsid w:val="006C5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31492">
      <w:bodyDiv w:val="1"/>
      <w:marLeft w:val="0"/>
      <w:marRight w:val="0"/>
      <w:marTop w:val="0"/>
      <w:marBottom w:val="0"/>
      <w:divBdr>
        <w:top w:val="none" w:sz="0" w:space="0" w:color="auto"/>
        <w:left w:val="none" w:sz="0" w:space="0" w:color="auto"/>
        <w:bottom w:val="none" w:sz="0" w:space="0" w:color="auto"/>
        <w:right w:val="none" w:sz="0" w:space="0" w:color="auto"/>
      </w:divBdr>
    </w:div>
    <w:div w:id="426737400">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360164529">
      <w:bodyDiv w:val="1"/>
      <w:marLeft w:val="0"/>
      <w:marRight w:val="0"/>
      <w:marTop w:val="0"/>
      <w:marBottom w:val="0"/>
      <w:divBdr>
        <w:top w:val="none" w:sz="0" w:space="0" w:color="auto"/>
        <w:left w:val="none" w:sz="0" w:space="0" w:color="auto"/>
        <w:bottom w:val="none" w:sz="0" w:space="0" w:color="auto"/>
        <w:right w:val="none" w:sz="0" w:space="0" w:color="auto"/>
      </w:divBdr>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549684234">
      <w:bodyDiv w:val="1"/>
      <w:marLeft w:val="0"/>
      <w:marRight w:val="0"/>
      <w:marTop w:val="0"/>
      <w:marBottom w:val="0"/>
      <w:divBdr>
        <w:top w:val="none" w:sz="0" w:space="0" w:color="auto"/>
        <w:left w:val="none" w:sz="0" w:space="0" w:color="auto"/>
        <w:bottom w:val="none" w:sz="0" w:space="0" w:color="auto"/>
        <w:right w:val="none" w:sz="0" w:space="0" w:color="auto"/>
      </w:divBdr>
    </w:div>
    <w:div w:id="1589003754">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84847223">
      <w:bodyDiv w:val="1"/>
      <w:marLeft w:val="0"/>
      <w:marRight w:val="0"/>
      <w:marTop w:val="0"/>
      <w:marBottom w:val="0"/>
      <w:divBdr>
        <w:top w:val="none" w:sz="0" w:space="0" w:color="auto"/>
        <w:left w:val="none" w:sz="0" w:space="0" w:color="auto"/>
        <w:bottom w:val="none" w:sz="0" w:space="0" w:color="auto"/>
        <w:right w:val="none" w:sz="0" w:space="0" w:color="auto"/>
      </w:divBdr>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92970-23B9-4809-84E2-8263BEC9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3884</TotalTime>
  <Pages>64</Pages>
  <Words>5447</Words>
  <Characters>31054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36429</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maint</dc:creator>
  <cp:lastModifiedBy>Administrator</cp:lastModifiedBy>
  <cp:revision>136</cp:revision>
  <cp:lastPrinted>2017-03-21T10:55:00Z</cp:lastPrinted>
  <dcterms:created xsi:type="dcterms:W3CDTF">2022-06-11T08:47:00Z</dcterms:created>
  <dcterms:modified xsi:type="dcterms:W3CDTF">2022-07-22T02:46:00Z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